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Bidi"/>
        </w:rPr>
        <w:id w:val="746380763"/>
        <w:docPartObj>
          <w:docPartGallery w:val="Cover Pages"/>
          <w:docPartUnique/>
        </w:docPartObj>
      </w:sdtPr>
      <w:sdtEndPr>
        <w:rPr>
          <w:rFonts w:cs="Arial"/>
        </w:rPr>
      </w:sdtEndPr>
      <w:sdtContent>
        <w:sdt>
          <w:sdtPr>
            <w:id w:val="1059050977"/>
            <w:picture/>
          </w:sdtPr>
          <w:sdtEndPr/>
          <w:sdtContent>
            <w:p w14:paraId="795D85CF" w14:textId="77777777" w:rsidR="00743EEA" w:rsidRPr="005B7818" w:rsidRDefault="00743EEA" w:rsidP="0082545B">
              <w:pPr>
                <w:jc w:val="center"/>
              </w:pPr>
              <w:r w:rsidRPr="005B7818">
                <w:rPr>
                  <w:noProof/>
                  <w:lang w:val="nb-NO" w:eastAsia="nb-NO"/>
                </w:rPr>
                <w:drawing>
                  <wp:inline distT="0" distB="0" distL="0" distR="0" wp14:anchorId="795D8BA2" wp14:editId="795D8BA3">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EndPr/>
          <w:sdtContent>
            <w:p w14:paraId="795D85D0" w14:textId="77777777" w:rsidR="00743EEA" w:rsidRPr="005B7818" w:rsidRDefault="003559DA" w:rsidP="00352E0F">
              <w:pPr>
                <w:pStyle w:val="NoSpacing"/>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EndPr/>
          <w:sdtContent>
            <w:p w14:paraId="795D85D1" w14:textId="77777777" w:rsidR="00067F06" w:rsidRPr="005B7818" w:rsidRDefault="00D90F7D" w:rsidP="00352E0F">
              <w:pPr>
                <w:pStyle w:val="NoSpacing"/>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14:paraId="795D85D2" w14:textId="77777777" w:rsidR="00743EEA" w:rsidRPr="005B7818" w:rsidRDefault="002A25D2" w:rsidP="00352E0F">
          <w:pPr>
            <w:pStyle w:val="NoSpacing"/>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3559DA" w:rsidRPr="00C415B8">
                <w:rPr>
                  <w:sz w:val="32"/>
                  <w:szCs w:val="28"/>
                </w:rPr>
                <w:t>Training Manual</w:t>
              </w:r>
            </w:sdtContent>
          </w:sdt>
        </w:p>
        <w:p w14:paraId="795D85D3" w14:textId="77777777" w:rsidR="00954C7A" w:rsidRPr="005B7818" w:rsidRDefault="002A25D2" w:rsidP="00352E0F">
          <w:pPr>
            <w:pStyle w:val="NoSpacing"/>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End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14:paraId="795D85D4" w14:textId="77777777" w:rsidR="00A859CD" w:rsidRDefault="00A859CD" w:rsidP="002E5DB7"/>
        <w:p w14:paraId="795D85D5" w14:textId="77777777" w:rsidR="00163F4F" w:rsidRPr="005B7818" w:rsidRDefault="00163F4F" w:rsidP="002E5DB7"/>
        <w:p w14:paraId="795D85D6" w14:textId="77777777" w:rsidR="00163F4F" w:rsidRDefault="00163F4F" w:rsidP="00163F4F">
          <w:pPr>
            <w:jc w:val="center"/>
          </w:pPr>
          <w:r>
            <w:rPr>
              <w:noProof/>
              <w:lang w:val="nb-NO" w:eastAsia="nb-NO"/>
            </w:rPr>
            <w:drawing>
              <wp:inline distT="0" distB="0" distL="0" distR="0" wp14:anchorId="795D8BA4" wp14:editId="795D8BA5">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7022" cy="3336793"/>
                        </a:xfrm>
                        <a:prstGeom prst="rect">
                          <a:avLst/>
                        </a:prstGeom>
                        <a:noFill/>
                        <a:ln>
                          <a:noFill/>
                        </a:ln>
                      </pic:spPr>
                    </pic:pic>
                  </a:graphicData>
                </a:graphic>
              </wp:inline>
            </w:drawing>
          </w:r>
        </w:p>
        <w:p w14:paraId="795D85D7" w14:textId="77777777" w:rsidR="00163F4F" w:rsidRDefault="00163F4F" w:rsidP="00163F4F">
          <w:pPr>
            <w:jc w:val="center"/>
          </w:pPr>
        </w:p>
        <w:p w14:paraId="795D85D8" w14:textId="77777777" w:rsidR="00163F4F" w:rsidRDefault="00163F4F" w:rsidP="00163F4F">
          <w:pPr>
            <w:jc w:val="center"/>
          </w:pPr>
        </w:p>
        <w:p w14:paraId="795D85D9" w14:textId="77777777" w:rsidR="00743EEA" w:rsidRPr="005B7818" w:rsidRDefault="002A25D2" w:rsidP="00163F4F">
          <w:pPr>
            <w:jc w:val="center"/>
          </w:pPr>
          <w:r>
            <w:rPr>
              <w:noProof/>
              <w:color w:val="DDDDDD" w:themeColor="accent1"/>
              <w:lang w:eastAsia="nb-NO"/>
            </w:rPr>
            <w:pict w14:anchorId="795D8BA7">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14:paraId="795D8BF7" w14:textId="77777777" w:rsidR="002D2D0F" w:rsidRDefault="002D2D0F" w:rsidP="00067F06">
                      <w:pPr>
                        <w:pStyle w:val="NoSpacing"/>
                        <w:jc w:val="center"/>
                        <w:rPr>
                          <w:color w:val="DDDDDD" w:themeColor="accent1"/>
                          <w:sz w:val="24"/>
                        </w:rPr>
                      </w:pPr>
                    </w:p>
                    <w:p w14:paraId="795D8BF8" w14:textId="77777777" w:rsidR="002D2D0F" w:rsidRPr="0082545B" w:rsidRDefault="002A25D2" w:rsidP="009F2176">
                      <w:pPr>
                        <w:pStyle w:val="NoSpacing"/>
                        <w:jc w:val="center"/>
                        <w:rPr>
                          <w:rFonts w:ascii="Arial" w:hAnsi="Arial" w:cs="Arial"/>
                          <w:sz w:val="24"/>
                        </w:rPr>
                      </w:pPr>
                      <w:hyperlink r:id="rId11" w:history="1">
                        <w:r w:rsidR="002D2D0F" w:rsidRPr="0082545B">
                          <w:rPr>
                            <w:rStyle w:val="Hyperlink"/>
                            <w:rFonts w:ascii="Arial" w:hAnsi="Arial" w:cs="Arial"/>
                            <w:sz w:val="24"/>
                          </w:rPr>
                          <w:t>www.132virtualwing.org</w:t>
                        </w:r>
                      </w:hyperlink>
                    </w:p>
                    <w:p w14:paraId="795D8BF9" w14:textId="77777777" w:rsidR="002D2D0F" w:rsidRPr="0082545B" w:rsidRDefault="002D2D0F" w:rsidP="00D429B9">
                      <w:pPr>
                        <w:pStyle w:val="NoSpacing"/>
                        <w:jc w:val="center"/>
                        <w:rPr>
                          <w:rFonts w:ascii="Arial" w:hAnsi="Arial" w:cs="Arial"/>
                          <w:color w:val="808080" w:themeColor="accent4"/>
                        </w:rPr>
                      </w:pPr>
                      <w:r w:rsidRPr="0082545B">
                        <w:rPr>
                          <w:rFonts w:ascii="Arial" w:hAnsi="Arial" w:cs="Arial"/>
                          <w:color w:val="808080" w:themeColor="accent4"/>
                        </w:rPr>
                        <w:t xml:space="preserve">This work is licensed under </w:t>
                      </w:r>
                      <w:proofErr w:type="spellStart"/>
                      <w:r w:rsidRPr="0082545B">
                        <w:rPr>
                          <w:rFonts w:ascii="Arial" w:hAnsi="Arial" w:cs="Arial"/>
                          <w:color w:val="808080" w:themeColor="accent4"/>
                        </w:rPr>
                        <w:t>a</w:t>
                      </w:r>
                      <w:hyperlink r:id="rId12" w:history="1">
                        <w:r w:rsidRPr="0082545B">
                          <w:rPr>
                            <w:rStyle w:val="Hyperlink"/>
                            <w:rFonts w:ascii="Arial" w:hAnsi="Arial" w:cs="Arial"/>
                            <w:color w:val="808080" w:themeColor="accent4"/>
                          </w:rPr>
                          <w:t>Creative</w:t>
                        </w:r>
                        <w:proofErr w:type="spellEnd"/>
                        <w:r w:rsidRPr="0082545B">
                          <w:rPr>
                            <w:rStyle w:val="Hyperlink"/>
                            <w:rFonts w:ascii="Arial" w:hAnsi="Arial" w:cs="Arial"/>
                            <w:color w:val="808080" w:themeColor="accent4"/>
                          </w:rPr>
                          <w:t xml:space="preserve"> Commons Attribution-</w:t>
                        </w:r>
                        <w:proofErr w:type="spellStart"/>
                        <w:r w:rsidRPr="0082545B">
                          <w:rPr>
                            <w:rStyle w:val="Hyperlink"/>
                            <w:rFonts w:ascii="Arial" w:hAnsi="Arial" w:cs="Arial"/>
                            <w:color w:val="808080" w:themeColor="accent4"/>
                          </w:rPr>
                          <w:t>ShareAlike</w:t>
                        </w:r>
                        <w:proofErr w:type="spellEnd"/>
                        <w:r w:rsidRPr="0082545B">
                          <w:rPr>
                            <w:rStyle w:val="Hyperlink"/>
                            <w:rFonts w:ascii="Arial" w:hAnsi="Arial" w:cs="Arial"/>
                            <w:color w:val="808080" w:themeColor="accent4"/>
                          </w:rPr>
                          <w:t xml:space="preserve"> 3.0 </w:t>
                        </w:r>
                        <w:proofErr w:type="spellStart"/>
                        <w:r w:rsidRPr="0082545B">
                          <w:rPr>
                            <w:rStyle w:val="Hyperlink"/>
                            <w:rFonts w:ascii="Arial" w:hAnsi="Arial" w:cs="Arial"/>
                            <w:color w:val="808080" w:themeColor="accent4"/>
                          </w:rPr>
                          <w:t>Unported</w:t>
                        </w:r>
                        <w:proofErr w:type="spellEnd"/>
                        <w:r w:rsidRPr="0082545B">
                          <w:rPr>
                            <w:rStyle w:val="Hyperlink"/>
                            <w:rFonts w:ascii="Arial" w:hAnsi="Arial" w:cs="Arial"/>
                            <w:color w:val="808080" w:themeColor="accent4"/>
                          </w:rPr>
                          <w:t xml:space="preserve">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EndPr/>
      <w:sdtContent>
        <w:p w14:paraId="795D85DA" w14:textId="77777777" w:rsidR="00D6191B" w:rsidRPr="005B7818" w:rsidRDefault="0082545B" w:rsidP="002E5DB7">
          <w:pPr>
            <w:pStyle w:val="Title"/>
          </w:pPr>
          <w:r>
            <w:t>Training Manual</w:t>
          </w:r>
        </w:p>
      </w:sdtContent>
    </w:sdt>
    <w:p w14:paraId="795D85DB" w14:textId="77777777" w:rsidR="00027DEF" w:rsidRPr="005B7818" w:rsidRDefault="00027DEF" w:rsidP="002E5DB7"/>
    <w:p w14:paraId="795D85DC" w14:textId="77777777" w:rsidR="00027DEF" w:rsidRPr="005B7818" w:rsidRDefault="00027DEF" w:rsidP="002E5DB7"/>
    <w:tbl>
      <w:tblPr>
        <w:tblStyle w:val="PlainTable31"/>
        <w:tblW w:w="0" w:type="auto"/>
        <w:tblLook w:val="04A0" w:firstRow="1" w:lastRow="0" w:firstColumn="1" w:lastColumn="0" w:noHBand="0" w:noVBand="1"/>
      </w:tblPr>
      <w:tblGrid>
        <w:gridCol w:w="2802"/>
        <w:gridCol w:w="6934"/>
      </w:tblGrid>
      <w:tr w:rsidR="00B6395A" w:rsidRPr="005B7818" w14:paraId="795D85DF" w14:textId="77777777" w:rsidTr="003559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Pr>
          <w:p w14:paraId="795D85DD" w14:textId="77777777"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EndPr/>
          <w:sdtContent>
            <w:tc>
              <w:tcPr>
                <w:tcW w:w="6934" w:type="dxa"/>
              </w:tcPr>
              <w:p w14:paraId="795D85DE" w14:textId="77777777" w:rsidR="00B6395A" w:rsidRPr="005B7818" w:rsidRDefault="0061345A" w:rsidP="002E5DB7">
                <w:pPr>
                  <w:cnfStyle w:val="100000000000" w:firstRow="1" w:lastRow="0" w:firstColumn="0" w:lastColumn="0" w:oddVBand="0" w:evenVBand="0" w:oddHBand="0" w:evenHBand="0" w:firstRowFirstColumn="0" w:firstRowLastColumn="0" w:lastRowFirstColumn="0" w:lastRowLastColumn="0"/>
                </w:pPr>
                <w:r>
                  <w:rPr>
                    <w:lang w:val="nb-NO"/>
                  </w:rPr>
                  <w:t>388th Virtual Fighter Squadron</w:t>
                </w:r>
              </w:p>
            </w:tc>
          </w:sdtContent>
        </w:sdt>
      </w:tr>
      <w:tr w:rsidR="00B6395A" w:rsidRPr="005B7818" w14:paraId="795D85E2"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0" w14:textId="77777777"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EndPr/>
          <w:sdtContent>
            <w:tc>
              <w:tcPr>
                <w:tcW w:w="6934" w:type="dxa"/>
              </w:tcPr>
              <w:p w14:paraId="795D85E1" w14:textId="77777777" w:rsidR="00B6395A" w:rsidRPr="005B7818" w:rsidRDefault="003559DA" w:rsidP="002E5DB7">
                <w:pPr>
                  <w:cnfStyle w:val="000000100000" w:firstRow="0" w:lastRow="0" w:firstColumn="0" w:lastColumn="0" w:oddVBand="0" w:evenVBand="0" w:oddHBand="1" w:evenHBand="0" w:firstRowFirstColumn="0" w:firstRowLastColumn="0" w:lastRowFirstColumn="0" w:lastRowLastColumn="0"/>
                </w:pPr>
                <w:r>
                  <w:rPr>
                    <w:lang w:val="nb-NO"/>
                  </w:rPr>
                  <w:t>Training Manual</w:t>
                </w:r>
              </w:p>
            </w:tc>
          </w:sdtContent>
        </w:sdt>
      </w:tr>
      <w:tr w:rsidR="00B6395A" w:rsidRPr="005B7818" w14:paraId="795D85E5"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3" w14:textId="77777777" w:rsidR="00B6395A" w:rsidRPr="005B7818" w:rsidRDefault="00027DEF" w:rsidP="002E5DB7">
            <w:r w:rsidRPr="005B7818">
              <w:t>Version:</w:t>
            </w:r>
          </w:p>
        </w:tc>
        <w:tc>
          <w:tcPr>
            <w:tcW w:w="6934" w:type="dxa"/>
          </w:tcPr>
          <w:p w14:paraId="795D85E4" w14:textId="77777777" w:rsidR="00B6395A" w:rsidRPr="005B7818" w:rsidRDefault="00ED4E64" w:rsidP="002E5DB7">
            <w:pPr>
              <w:cnfStyle w:val="000000000000" w:firstRow="0" w:lastRow="0" w:firstColumn="0" w:lastColumn="0" w:oddVBand="0" w:evenVBand="0" w:oddHBand="0" w:evenHBand="0" w:firstRowFirstColumn="0" w:firstRowLastColumn="0" w:lastRowFirstColumn="0" w:lastRowLastColumn="0"/>
            </w:pPr>
            <w:r w:rsidRPr="005B7818">
              <w:t>0.</w:t>
            </w:r>
            <w:r w:rsidR="005B4791">
              <w:t>4</w:t>
            </w:r>
          </w:p>
        </w:tc>
      </w:tr>
      <w:tr w:rsidR="00B6395A" w:rsidRPr="005B7818" w14:paraId="795D85E8"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6" w14:textId="77777777"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20-01-16T00:00:00Z">
              <w:dateFormat w:val="dd.MM.yyyy"/>
              <w:lid w:val="nb-NO"/>
              <w:storeMappedDataAs w:val="dateTime"/>
              <w:calendar w:val="gregorian"/>
            </w:date>
          </w:sdtPr>
          <w:sdtEndPr/>
          <w:sdtContent>
            <w:tc>
              <w:tcPr>
                <w:tcW w:w="6934" w:type="dxa"/>
              </w:tcPr>
              <w:p w14:paraId="795D85E7" w14:textId="77777777" w:rsidR="00B6395A" w:rsidRPr="005B7818" w:rsidRDefault="005B4791" w:rsidP="002E5DB7">
                <w:pPr>
                  <w:cnfStyle w:val="000000100000" w:firstRow="0" w:lastRow="0" w:firstColumn="0" w:lastColumn="0" w:oddVBand="0" w:evenVBand="0" w:oddHBand="1" w:evenHBand="0" w:firstRowFirstColumn="0" w:firstRowLastColumn="0" w:lastRowFirstColumn="0" w:lastRowLastColumn="0"/>
                </w:pPr>
                <w:r>
                  <w:rPr>
                    <w:lang w:val="nb-NO"/>
                  </w:rPr>
                  <w:t>16.01.2020</w:t>
                </w:r>
              </w:p>
            </w:tc>
          </w:sdtContent>
        </w:sdt>
      </w:tr>
      <w:tr w:rsidR="00B6395A" w:rsidRPr="005B7818" w14:paraId="795D85EB"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9" w14:textId="77777777" w:rsidR="00B6395A" w:rsidRPr="005B7818" w:rsidRDefault="00027DEF" w:rsidP="002E5DB7">
            <w:r w:rsidRPr="005B7818">
              <w:t>Document responsible:</w:t>
            </w:r>
          </w:p>
        </w:tc>
        <w:tc>
          <w:tcPr>
            <w:tcW w:w="6934" w:type="dxa"/>
          </w:tcPr>
          <w:p w14:paraId="795D85EA" w14:textId="77777777" w:rsidR="00B6395A" w:rsidRPr="005B7818" w:rsidRDefault="00977FF8" w:rsidP="002E5DB7">
            <w:pPr>
              <w:cnfStyle w:val="000000000000" w:firstRow="0" w:lastRow="0" w:firstColumn="0" w:lastColumn="0" w:oddVBand="0" w:evenVBand="0" w:oddHBand="0" w:evenHBand="0" w:firstRowFirstColumn="0" w:firstRowLastColumn="0" w:lastRowFirstColumn="0" w:lastRowLastColumn="0"/>
            </w:pPr>
            <w:proofErr w:type="spellStart"/>
            <w:r>
              <w:t>Trollef</w:t>
            </w:r>
            <w:proofErr w:type="spellEnd"/>
          </w:p>
        </w:tc>
      </w:tr>
      <w:tr w:rsidR="00DC7D65" w:rsidRPr="005B7818" w14:paraId="795D85EE" w14:textId="77777777" w:rsidTr="003559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95D85EC" w14:textId="77777777" w:rsidR="00DC7D65" w:rsidRPr="005B7818" w:rsidRDefault="00DC7D65" w:rsidP="00D87DD9">
            <w:pPr>
              <w:jc w:val="left"/>
            </w:pPr>
            <w:r w:rsidRPr="005B7818">
              <w:t>summary of changes</w:t>
            </w:r>
            <w:r w:rsidR="00EE1E3E" w:rsidRPr="005B7818">
              <w:t>:</w:t>
            </w:r>
          </w:p>
        </w:tc>
        <w:tc>
          <w:tcPr>
            <w:tcW w:w="6934" w:type="dxa"/>
          </w:tcPr>
          <w:p w14:paraId="795D85ED" w14:textId="77777777" w:rsidR="00814782" w:rsidRPr="003559DA" w:rsidRDefault="001F6EE2" w:rsidP="002E5DB7">
            <w:pPr>
              <w:cnfStyle w:val="000000100000" w:firstRow="0" w:lastRow="0" w:firstColumn="0" w:lastColumn="0" w:oddVBand="0" w:evenVBand="0" w:oddHBand="1" w:evenHBand="0" w:firstRowFirstColumn="0" w:firstRowLastColumn="0" w:lastRowFirstColumn="0" w:lastRowLastColumn="0"/>
            </w:pPr>
            <w:r w:rsidRPr="005B7818">
              <w:t>Initial Draft</w:t>
            </w:r>
          </w:p>
        </w:tc>
      </w:tr>
      <w:tr w:rsidR="005374BA" w:rsidRPr="005B7818" w14:paraId="795D85F3" w14:textId="77777777" w:rsidTr="003559DA">
        <w:tc>
          <w:tcPr>
            <w:cnfStyle w:val="001000000000" w:firstRow="0" w:lastRow="0" w:firstColumn="1" w:lastColumn="0" w:oddVBand="0" w:evenVBand="0" w:oddHBand="0" w:evenHBand="0" w:firstRowFirstColumn="0" w:firstRowLastColumn="0" w:lastRowFirstColumn="0" w:lastRowLastColumn="0"/>
            <w:tcW w:w="2802" w:type="dxa"/>
          </w:tcPr>
          <w:p w14:paraId="795D85EF" w14:textId="77777777" w:rsidR="005374BA" w:rsidRPr="005374BA" w:rsidRDefault="005374BA" w:rsidP="002E5DB7">
            <w:r>
              <w:t>rEFERENCES:</w:t>
            </w:r>
          </w:p>
        </w:tc>
        <w:tc>
          <w:tcPr>
            <w:tcW w:w="6934" w:type="dxa"/>
          </w:tcPr>
          <w:p w14:paraId="795D85F0" w14:textId="77777777" w:rsidR="005374BA" w:rsidRDefault="0042006E" w:rsidP="00D509B5">
            <w:pPr>
              <w:pStyle w:val="ListParagraph"/>
              <w:numPr>
                <w:ilvl w:val="0"/>
                <w:numId w:val="38"/>
              </w:numPr>
              <w:cnfStyle w:val="000000000000" w:firstRow="0" w:lastRow="0" w:firstColumn="0" w:lastColumn="0" w:oddVBand="0" w:evenVBand="0" w:oddHBand="0" w:evenHBand="0" w:firstRowFirstColumn="0" w:firstRowLastColumn="0" w:lastRowFirstColumn="0" w:lastRowLastColumn="0"/>
            </w:pPr>
            <w:r>
              <w:t xml:space="preserve">Hamster: 765 IQT Supplement </w:t>
            </w:r>
          </w:p>
          <w:p w14:paraId="795D85F1" w14:textId="77777777" w:rsidR="00D509B5" w:rsidRDefault="00D509B5" w:rsidP="00D509B5">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 xml:space="preserve">185th Multiplayer SOP 3 V1.0 – VFR Formation Flying </w:t>
            </w:r>
            <w:proofErr w:type="gramStart"/>
            <w:r>
              <w:t>In</w:t>
            </w:r>
            <w:proofErr w:type="gramEnd"/>
            <w:r>
              <w:t xml:space="preserve"> Departure, Formation Administration and Recovery</w:t>
            </w:r>
          </w:p>
          <w:p w14:paraId="795D85F2" w14:textId="77777777" w:rsidR="00123E80" w:rsidRPr="005B7818" w:rsidRDefault="00123E80" w:rsidP="00D509B5">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pPr>
            <w:r>
              <w:t>Combatsimchecklist.net: F-16 Multiplayer Formations &amp; Tactical Turns</w:t>
            </w:r>
          </w:p>
        </w:tc>
      </w:tr>
    </w:tbl>
    <w:p w14:paraId="795D85F4" w14:textId="77777777" w:rsidR="00DC7D65" w:rsidRDefault="00DC7D65" w:rsidP="002E5DB7"/>
    <w:p w14:paraId="795D85F5" w14:textId="77777777" w:rsidR="0082545B" w:rsidRDefault="0082545B">
      <w:pPr>
        <w:contextualSpacing w:val="0"/>
        <w:jc w:val="left"/>
      </w:pPr>
      <w:r>
        <w:br w:type="page"/>
      </w:r>
    </w:p>
    <w:p w14:paraId="795D85F6" w14:textId="77777777"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14:paraId="795D85F7" w14:textId="77777777" w:rsidR="00B76EA2" w:rsidRPr="005B7818" w:rsidRDefault="00B76EA2" w:rsidP="002E5DB7">
          <w:r w:rsidRPr="005B7818">
            <w:t>Contents</w:t>
          </w:r>
        </w:p>
        <w:p w14:paraId="795D85F8" w14:textId="77777777" w:rsidR="00B00566" w:rsidRDefault="009D0008">
          <w:pPr>
            <w:pStyle w:val="TOC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9935326" w:history="1">
            <w:r w:rsidR="00B00566" w:rsidRPr="007A594A">
              <w:rPr>
                <w:rStyle w:val="Hyperlink"/>
                <w:b/>
                <w:bCs/>
                <w:noProof/>
              </w:rPr>
              <w:t>1.</w:t>
            </w:r>
            <w:r w:rsidR="00B00566">
              <w:rPr>
                <w:rFonts w:eastAsiaTheme="minorEastAsia" w:cstheme="minorBidi"/>
                <w:noProof/>
                <w:lang w:val="nb-NO" w:eastAsia="nb-NO"/>
              </w:rPr>
              <w:tab/>
            </w:r>
            <w:r w:rsidR="00B00566" w:rsidRPr="007A594A">
              <w:rPr>
                <w:rStyle w:val="Hyperlink"/>
                <w:b/>
                <w:bCs/>
                <w:noProof/>
              </w:rPr>
              <w:t>INTRODUCTION</w:t>
            </w:r>
            <w:r w:rsidR="00B00566">
              <w:rPr>
                <w:noProof/>
                <w:webHidden/>
              </w:rPr>
              <w:tab/>
            </w:r>
            <w:r>
              <w:rPr>
                <w:noProof/>
                <w:webHidden/>
              </w:rPr>
              <w:fldChar w:fldCharType="begin"/>
            </w:r>
            <w:r w:rsidR="00B00566">
              <w:rPr>
                <w:noProof/>
                <w:webHidden/>
              </w:rPr>
              <w:instrText xml:space="preserve"> PAGEREF _Toc29935326 \h </w:instrText>
            </w:r>
            <w:r>
              <w:rPr>
                <w:noProof/>
                <w:webHidden/>
              </w:rPr>
            </w:r>
            <w:r>
              <w:rPr>
                <w:noProof/>
                <w:webHidden/>
              </w:rPr>
              <w:fldChar w:fldCharType="separate"/>
            </w:r>
            <w:r w:rsidR="00B00566">
              <w:rPr>
                <w:noProof/>
                <w:webHidden/>
              </w:rPr>
              <w:t>4</w:t>
            </w:r>
            <w:r>
              <w:rPr>
                <w:noProof/>
                <w:webHidden/>
              </w:rPr>
              <w:fldChar w:fldCharType="end"/>
            </w:r>
          </w:hyperlink>
        </w:p>
        <w:p w14:paraId="795D85F9"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27" w:history="1">
            <w:r w:rsidR="00B00566" w:rsidRPr="007A594A">
              <w:rPr>
                <w:rStyle w:val="Hyperlink"/>
                <w:noProof/>
              </w:rPr>
              <w:t>2.</w:t>
            </w:r>
            <w:r w:rsidR="00B00566">
              <w:rPr>
                <w:rFonts w:eastAsiaTheme="minorEastAsia" w:cstheme="minorBidi"/>
                <w:noProof/>
                <w:lang w:val="nb-NO" w:eastAsia="nb-NO"/>
              </w:rPr>
              <w:tab/>
            </w:r>
            <w:r w:rsidR="00B00566" w:rsidRPr="007A594A">
              <w:rPr>
                <w:rStyle w:val="Hyperlink"/>
                <w:b/>
                <w:bCs/>
                <w:noProof/>
              </w:rPr>
              <w:t>INITIAL QUALIFICATION TRAINING</w:t>
            </w:r>
            <w:r w:rsidR="00B00566" w:rsidRPr="007A594A">
              <w:rPr>
                <w:rStyle w:val="Hyperlink"/>
                <w:noProof/>
              </w:rPr>
              <w:t>(IQT)</w:t>
            </w:r>
            <w:r w:rsidR="00B00566">
              <w:rPr>
                <w:noProof/>
                <w:webHidden/>
              </w:rPr>
              <w:tab/>
            </w:r>
            <w:r w:rsidR="009D0008">
              <w:rPr>
                <w:noProof/>
                <w:webHidden/>
              </w:rPr>
              <w:fldChar w:fldCharType="begin"/>
            </w:r>
            <w:r w:rsidR="00B00566">
              <w:rPr>
                <w:noProof/>
                <w:webHidden/>
              </w:rPr>
              <w:instrText xml:space="preserve"> PAGEREF _Toc29935327 \h </w:instrText>
            </w:r>
            <w:r w:rsidR="009D0008">
              <w:rPr>
                <w:noProof/>
                <w:webHidden/>
              </w:rPr>
            </w:r>
            <w:r w:rsidR="009D0008">
              <w:rPr>
                <w:noProof/>
                <w:webHidden/>
              </w:rPr>
              <w:fldChar w:fldCharType="separate"/>
            </w:r>
            <w:r w:rsidR="00B00566">
              <w:rPr>
                <w:noProof/>
                <w:webHidden/>
              </w:rPr>
              <w:t>5</w:t>
            </w:r>
            <w:r w:rsidR="009D0008">
              <w:rPr>
                <w:noProof/>
                <w:webHidden/>
              </w:rPr>
              <w:fldChar w:fldCharType="end"/>
            </w:r>
          </w:hyperlink>
        </w:p>
        <w:p w14:paraId="795D85FA"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28" w:history="1">
            <w:r w:rsidR="00B00566" w:rsidRPr="007A594A">
              <w:rPr>
                <w:rStyle w:val="Hyperlink"/>
                <w:noProof/>
              </w:rPr>
              <w:t>2.1</w:t>
            </w:r>
            <w:r w:rsidR="00B00566">
              <w:rPr>
                <w:rFonts w:eastAsiaTheme="minorEastAsia" w:cstheme="minorBidi"/>
                <w:noProof/>
                <w:lang w:val="nb-NO" w:eastAsia="nb-NO"/>
              </w:rPr>
              <w:tab/>
            </w:r>
            <w:r w:rsidR="00B00566" w:rsidRPr="007A594A">
              <w:rPr>
                <w:rStyle w:val="Hyperlink"/>
                <w:noProof/>
              </w:rPr>
              <w:t xml:space="preserve">BAS-04: </w:t>
            </w:r>
            <w:r w:rsidR="00B00566" w:rsidRPr="007A594A">
              <w:rPr>
                <w:rStyle w:val="Hyperlink"/>
                <w:b/>
                <w:bCs/>
                <w:noProof/>
              </w:rPr>
              <w:t>AIR TO AIR REFUELLING</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_Toc29935328 \h </w:instrText>
            </w:r>
            <w:r w:rsidR="009D0008">
              <w:rPr>
                <w:noProof/>
                <w:webHidden/>
              </w:rPr>
            </w:r>
            <w:r w:rsidR="009D0008">
              <w:rPr>
                <w:noProof/>
                <w:webHidden/>
              </w:rPr>
              <w:fldChar w:fldCharType="separate"/>
            </w:r>
            <w:r w:rsidR="00B00566">
              <w:rPr>
                <w:noProof/>
                <w:webHidden/>
              </w:rPr>
              <w:t>5</w:t>
            </w:r>
            <w:r w:rsidR="009D0008">
              <w:rPr>
                <w:noProof/>
                <w:webHidden/>
              </w:rPr>
              <w:fldChar w:fldCharType="end"/>
            </w:r>
          </w:hyperlink>
        </w:p>
        <w:p w14:paraId="795D85FB"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29" w:history="1">
            <w:r w:rsidR="00B00566" w:rsidRPr="007A594A">
              <w:rPr>
                <w:rStyle w:val="Hyperlink"/>
                <w:noProof/>
              </w:rPr>
              <w:t>2.3</w:t>
            </w:r>
            <w:r w:rsidR="00B00566">
              <w:rPr>
                <w:rFonts w:eastAsiaTheme="minorEastAsia" w:cstheme="minorBidi"/>
                <w:noProof/>
                <w:lang w:val="nb-NO" w:eastAsia="nb-NO"/>
              </w:rPr>
              <w:tab/>
            </w:r>
            <w:r w:rsidR="00B00566" w:rsidRPr="007A594A">
              <w:rPr>
                <w:rStyle w:val="Hyperlink"/>
                <w:noProof/>
              </w:rPr>
              <w:t xml:space="preserve">BAS-05: </w:t>
            </w:r>
            <w:r w:rsidR="00B00566" w:rsidRPr="007A594A">
              <w:rPr>
                <w:rStyle w:val="Hyperlink"/>
                <w:b/>
                <w:bCs/>
                <w:noProof/>
              </w:rPr>
              <w:t>PRECISION FLIGHT</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_Toc29935329 \h </w:instrText>
            </w:r>
            <w:r w:rsidR="009D0008">
              <w:rPr>
                <w:noProof/>
                <w:webHidden/>
              </w:rPr>
            </w:r>
            <w:r w:rsidR="009D0008">
              <w:rPr>
                <w:noProof/>
                <w:webHidden/>
              </w:rPr>
              <w:fldChar w:fldCharType="separate"/>
            </w:r>
            <w:r w:rsidR="00B00566">
              <w:rPr>
                <w:noProof/>
                <w:webHidden/>
              </w:rPr>
              <w:t>11</w:t>
            </w:r>
            <w:r w:rsidR="009D0008">
              <w:rPr>
                <w:noProof/>
                <w:webHidden/>
              </w:rPr>
              <w:fldChar w:fldCharType="end"/>
            </w:r>
          </w:hyperlink>
        </w:p>
        <w:p w14:paraId="795D85FC"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0" w:history="1">
            <w:r w:rsidR="00B00566" w:rsidRPr="007A594A">
              <w:rPr>
                <w:rStyle w:val="Hyperlink"/>
                <w:noProof/>
              </w:rPr>
              <w:t>2.4</w:t>
            </w:r>
            <w:r w:rsidR="00B00566">
              <w:rPr>
                <w:rFonts w:eastAsiaTheme="minorEastAsia" w:cstheme="minorBidi"/>
                <w:noProof/>
                <w:lang w:val="nb-NO" w:eastAsia="nb-NO"/>
              </w:rPr>
              <w:tab/>
            </w:r>
            <w:r w:rsidR="00B00566" w:rsidRPr="007A594A">
              <w:rPr>
                <w:rStyle w:val="Hyperlink"/>
                <w:noProof/>
              </w:rPr>
              <w:t xml:space="preserve">COM-01: </w:t>
            </w:r>
            <w:r w:rsidR="00B00566" w:rsidRPr="007A594A">
              <w:rPr>
                <w:rStyle w:val="Hyperlink"/>
                <w:b/>
                <w:bCs/>
                <w:noProof/>
              </w:rPr>
              <w:t>THE 132</w:t>
            </w:r>
            <w:r w:rsidR="00B00566" w:rsidRPr="007A594A">
              <w:rPr>
                <w:rStyle w:val="Hyperlink"/>
                <w:b/>
                <w:bCs/>
                <w:noProof/>
                <w:vertAlign w:val="superscript"/>
              </w:rPr>
              <w:t>ND</w:t>
            </w:r>
            <w:r w:rsidR="00B00566" w:rsidRPr="007A594A">
              <w:rPr>
                <w:rStyle w:val="Hyperlink"/>
                <w:b/>
                <w:bCs/>
                <w:noProof/>
              </w:rPr>
              <w:t xml:space="preserve"> WAY OF FLYING</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_Toc29935330 \h </w:instrText>
            </w:r>
            <w:r w:rsidR="009D0008">
              <w:rPr>
                <w:noProof/>
                <w:webHidden/>
              </w:rPr>
            </w:r>
            <w:r w:rsidR="009D0008">
              <w:rPr>
                <w:noProof/>
                <w:webHidden/>
              </w:rPr>
              <w:fldChar w:fldCharType="separate"/>
            </w:r>
            <w:r w:rsidR="00B00566">
              <w:rPr>
                <w:noProof/>
                <w:webHidden/>
              </w:rPr>
              <w:t>19</w:t>
            </w:r>
            <w:r w:rsidR="009D0008">
              <w:rPr>
                <w:noProof/>
                <w:webHidden/>
              </w:rPr>
              <w:fldChar w:fldCharType="end"/>
            </w:r>
          </w:hyperlink>
        </w:p>
        <w:p w14:paraId="795D85FD"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31" w:history="1">
            <w:r w:rsidR="00B00566" w:rsidRPr="007A594A">
              <w:rPr>
                <w:rStyle w:val="Hyperlink"/>
                <w:noProof/>
              </w:rPr>
              <w:t>3.</w:t>
            </w:r>
            <w:r w:rsidR="00B00566">
              <w:rPr>
                <w:rFonts w:eastAsiaTheme="minorEastAsia" w:cstheme="minorBidi"/>
                <w:noProof/>
                <w:lang w:val="nb-NO" w:eastAsia="nb-NO"/>
              </w:rPr>
              <w:tab/>
            </w:r>
            <w:r w:rsidR="00B00566" w:rsidRPr="007A594A">
              <w:rPr>
                <w:rStyle w:val="Hyperlink"/>
                <w:noProof/>
              </w:rPr>
              <w:t>MISSION QUALIFICATION TRAINING(MQT)</w:t>
            </w:r>
            <w:r w:rsidR="00B00566">
              <w:rPr>
                <w:noProof/>
                <w:webHidden/>
              </w:rPr>
              <w:tab/>
            </w:r>
            <w:r w:rsidR="009D0008">
              <w:rPr>
                <w:noProof/>
                <w:webHidden/>
              </w:rPr>
              <w:fldChar w:fldCharType="begin"/>
            </w:r>
            <w:r w:rsidR="00B00566">
              <w:rPr>
                <w:noProof/>
                <w:webHidden/>
              </w:rPr>
              <w:instrText xml:space="preserve"> PAGEREF _Toc29935331 \h </w:instrText>
            </w:r>
            <w:r w:rsidR="009D0008">
              <w:rPr>
                <w:noProof/>
                <w:webHidden/>
              </w:rPr>
            </w:r>
            <w:r w:rsidR="009D0008">
              <w:rPr>
                <w:noProof/>
                <w:webHidden/>
              </w:rPr>
              <w:fldChar w:fldCharType="separate"/>
            </w:r>
            <w:r w:rsidR="00B00566">
              <w:rPr>
                <w:noProof/>
                <w:webHidden/>
              </w:rPr>
              <w:t>36</w:t>
            </w:r>
            <w:r w:rsidR="009D0008">
              <w:rPr>
                <w:noProof/>
                <w:webHidden/>
              </w:rPr>
              <w:fldChar w:fldCharType="end"/>
            </w:r>
          </w:hyperlink>
        </w:p>
        <w:p w14:paraId="795D85FE"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2" w:history="1">
            <w:r w:rsidR="00B00566" w:rsidRPr="007A594A">
              <w:rPr>
                <w:rStyle w:val="Hyperlink"/>
                <w:noProof/>
              </w:rPr>
              <w:t>3.1</w:t>
            </w:r>
            <w:r w:rsidR="00B00566">
              <w:rPr>
                <w:rFonts w:eastAsiaTheme="minorEastAsia" w:cstheme="minorBidi"/>
                <w:noProof/>
                <w:lang w:val="nb-NO" w:eastAsia="nb-NO"/>
              </w:rPr>
              <w:tab/>
            </w:r>
            <w:r w:rsidR="00B00566" w:rsidRPr="007A594A">
              <w:rPr>
                <w:rStyle w:val="Hyperlink"/>
                <w:noProof/>
              </w:rPr>
              <w:t xml:space="preserve">TAC-01: </w:t>
            </w:r>
            <w:r w:rsidR="00B00566" w:rsidRPr="007A594A">
              <w:rPr>
                <w:rStyle w:val="Hyperlink"/>
                <w:b/>
                <w:bCs/>
                <w:noProof/>
              </w:rPr>
              <w:t>FORMATION AND TURNS</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_Toc29935332 \h </w:instrText>
            </w:r>
            <w:r w:rsidR="009D0008">
              <w:rPr>
                <w:noProof/>
                <w:webHidden/>
              </w:rPr>
            </w:r>
            <w:r w:rsidR="009D0008">
              <w:rPr>
                <w:noProof/>
                <w:webHidden/>
              </w:rPr>
              <w:fldChar w:fldCharType="separate"/>
            </w:r>
            <w:r w:rsidR="00B00566">
              <w:rPr>
                <w:noProof/>
                <w:webHidden/>
              </w:rPr>
              <w:t>36</w:t>
            </w:r>
            <w:r w:rsidR="009D0008">
              <w:rPr>
                <w:noProof/>
                <w:webHidden/>
              </w:rPr>
              <w:fldChar w:fldCharType="end"/>
            </w:r>
          </w:hyperlink>
        </w:p>
        <w:p w14:paraId="795D85FF"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3" w:history="1">
            <w:r w:rsidR="00B00566" w:rsidRPr="007A594A">
              <w:rPr>
                <w:rStyle w:val="Hyperlink"/>
                <w:noProof/>
              </w:rPr>
              <w:t>3.2</w:t>
            </w:r>
            <w:r w:rsidR="00B00566">
              <w:rPr>
                <w:rFonts w:eastAsiaTheme="minorEastAsia" w:cstheme="minorBidi"/>
                <w:noProof/>
                <w:lang w:val="nb-NO" w:eastAsia="nb-NO"/>
              </w:rPr>
              <w:tab/>
            </w:r>
            <w:r w:rsidR="00B00566" w:rsidRPr="007A594A">
              <w:rPr>
                <w:rStyle w:val="Hyperlink"/>
                <w:noProof/>
              </w:rPr>
              <w:t xml:space="preserve">TAC-02: </w:t>
            </w:r>
            <w:r w:rsidR="00B00566" w:rsidRPr="007A594A">
              <w:rPr>
                <w:rStyle w:val="Hyperlink"/>
                <w:b/>
                <w:bCs/>
                <w:noProof/>
              </w:rPr>
              <w:t>DEFENSIVE SYSTEMS AND MANOEUVRES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_Toc29935333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0"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4" w:history="1">
            <w:r w:rsidR="00B00566" w:rsidRPr="007A594A">
              <w:rPr>
                <w:rStyle w:val="Hyperlink"/>
                <w:noProof/>
              </w:rPr>
              <w:t>3.3</w:t>
            </w:r>
            <w:r w:rsidR="00B00566">
              <w:rPr>
                <w:rFonts w:eastAsiaTheme="minorEastAsia" w:cstheme="minorBidi"/>
                <w:noProof/>
                <w:lang w:val="nb-NO" w:eastAsia="nb-NO"/>
              </w:rPr>
              <w:tab/>
            </w:r>
            <w:r w:rsidR="00B00566" w:rsidRPr="007A594A">
              <w:rPr>
                <w:rStyle w:val="Hyperlink"/>
                <w:noProof/>
              </w:rPr>
              <w:t xml:space="preserve">TAC-03: </w:t>
            </w:r>
            <w:r w:rsidR="00B00566" w:rsidRPr="007A594A">
              <w:rPr>
                <w:rStyle w:val="Hyperlink"/>
                <w:b/>
                <w:bCs/>
                <w:noProof/>
              </w:rPr>
              <w:t>NIGHT OPERATIONS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_Toc29935334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1"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5" w:history="1">
            <w:r w:rsidR="00B00566" w:rsidRPr="007A594A">
              <w:rPr>
                <w:rStyle w:val="Hyperlink"/>
                <w:noProof/>
              </w:rPr>
              <w:t>3.4</w:t>
            </w:r>
            <w:r w:rsidR="00B00566">
              <w:rPr>
                <w:rFonts w:eastAsiaTheme="minorEastAsia" w:cstheme="minorBidi"/>
                <w:noProof/>
                <w:lang w:val="nb-NO" w:eastAsia="nb-NO"/>
              </w:rPr>
              <w:tab/>
            </w:r>
            <w:r w:rsidR="00B00566" w:rsidRPr="007A594A">
              <w:rPr>
                <w:rStyle w:val="Hyperlink"/>
                <w:noProof/>
              </w:rPr>
              <w:t xml:space="preserve">TAC-04: </w:t>
            </w:r>
            <w:r w:rsidR="00B00566" w:rsidRPr="007A594A">
              <w:rPr>
                <w:rStyle w:val="Hyperlink"/>
                <w:b/>
                <w:bCs/>
                <w:noProof/>
              </w:rPr>
              <w:t xml:space="preserve">AWACS COMMUNICATIONS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_Toc29935335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2"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6" w:history="1">
            <w:r w:rsidR="00B00566" w:rsidRPr="007A594A">
              <w:rPr>
                <w:rStyle w:val="Hyperlink"/>
                <w:noProof/>
              </w:rPr>
              <w:t>3.5</w:t>
            </w:r>
            <w:r w:rsidR="00B00566">
              <w:rPr>
                <w:rFonts w:eastAsiaTheme="minorEastAsia" w:cstheme="minorBidi"/>
                <w:noProof/>
                <w:lang w:val="nb-NO" w:eastAsia="nb-NO"/>
              </w:rPr>
              <w:tab/>
            </w:r>
            <w:r w:rsidR="00B00566" w:rsidRPr="007A594A">
              <w:rPr>
                <w:rStyle w:val="Hyperlink"/>
                <w:noProof/>
              </w:rPr>
              <w:t xml:space="preserve">SAT-01: </w:t>
            </w:r>
            <w:r w:rsidR="00B00566" w:rsidRPr="007A594A">
              <w:rPr>
                <w:rStyle w:val="Hyperlink"/>
                <w:b/>
                <w:bCs/>
                <w:noProof/>
              </w:rPr>
              <w:t>HIGH AND MEDIUM ALTITUDE DELIVERIES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_Toc29935336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3"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7" w:history="1">
            <w:r w:rsidR="00B00566" w:rsidRPr="007A594A">
              <w:rPr>
                <w:rStyle w:val="Hyperlink"/>
                <w:noProof/>
              </w:rPr>
              <w:t>3.6</w:t>
            </w:r>
            <w:r w:rsidR="00B00566">
              <w:rPr>
                <w:rFonts w:eastAsiaTheme="minorEastAsia" w:cstheme="minorBidi"/>
                <w:noProof/>
                <w:lang w:val="nb-NO" w:eastAsia="nb-NO"/>
              </w:rPr>
              <w:tab/>
            </w:r>
            <w:r w:rsidR="00B00566" w:rsidRPr="007A594A">
              <w:rPr>
                <w:rStyle w:val="Hyperlink"/>
                <w:noProof/>
              </w:rPr>
              <w:t xml:space="preserve">SAT-02: </w:t>
            </w:r>
            <w:r w:rsidR="00B00566" w:rsidRPr="007A594A">
              <w:rPr>
                <w:rStyle w:val="Hyperlink"/>
                <w:b/>
                <w:bCs/>
                <w:noProof/>
              </w:rPr>
              <w:t>LOW ALTITUDE DELIVERIES</w:t>
            </w:r>
            <w:r w:rsidR="00B00566" w:rsidRPr="007A594A">
              <w:rPr>
                <w:rStyle w:val="Hyperlink"/>
                <w:noProof/>
              </w:rPr>
              <w:t xml:space="preserve"> (SQ)</w:t>
            </w:r>
            <w:r w:rsidR="00B00566">
              <w:rPr>
                <w:noProof/>
                <w:webHidden/>
              </w:rPr>
              <w:tab/>
            </w:r>
            <w:r w:rsidR="009D0008">
              <w:rPr>
                <w:noProof/>
                <w:webHidden/>
              </w:rPr>
              <w:fldChar w:fldCharType="begin"/>
            </w:r>
            <w:r w:rsidR="00B00566">
              <w:rPr>
                <w:noProof/>
                <w:webHidden/>
              </w:rPr>
              <w:instrText xml:space="preserve"> PAGEREF _Toc29935337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4"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8" w:history="1">
            <w:r w:rsidR="00B00566" w:rsidRPr="007A594A">
              <w:rPr>
                <w:rStyle w:val="Hyperlink"/>
                <w:noProof/>
              </w:rPr>
              <w:t>3.7</w:t>
            </w:r>
            <w:r w:rsidR="00B00566">
              <w:rPr>
                <w:rFonts w:eastAsiaTheme="minorEastAsia" w:cstheme="minorBidi"/>
                <w:noProof/>
                <w:lang w:val="nb-NO" w:eastAsia="nb-NO"/>
              </w:rPr>
              <w:tab/>
            </w:r>
            <w:r w:rsidR="00B00566" w:rsidRPr="007A594A">
              <w:rPr>
                <w:rStyle w:val="Hyperlink"/>
                <w:noProof/>
              </w:rPr>
              <w:t xml:space="preserve">ACT-01: </w:t>
            </w:r>
            <w:r w:rsidR="00B00566" w:rsidRPr="007A594A">
              <w:rPr>
                <w:rStyle w:val="Hyperlink"/>
                <w:b/>
                <w:bCs/>
                <w:noProof/>
              </w:rPr>
              <w:t>ACM 1v1 WVR MANOEUVRING</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_Toc29935338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5"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39" w:history="1">
            <w:r w:rsidR="00B00566" w:rsidRPr="007A594A">
              <w:rPr>
                <w:rStyle w:val="Hyperlink"/>
                <w:noProof/>
              </w:rPr>
              <w:t>3.8</w:t>
            </w:r>
            <w:r w:rsidR="00B00566">
              <w:rPr>
                <w:rFonts w:eastAsiaTheme="minorEastAsia" w:cstheme="minorBidi"/>
                <w:noProof/>
                <w:lang w:val="nb-NO" w:eastAsia="nb-NO"/>
              </w:rPr>
              <w:tab/>
            </w:r>
            <w:r w:rsidR="00B00566" w:rsidRPr="007A594A">
              <w:rPr>
                <w:rStyle w:val="Hyperlink"/>
                <w:noProof/>
              </w:rPr>
              <w:t xml:space="preserve">ACT-02: </w:t>
            </w:r>
            <w:r w:rsidR="00B00566" w:rsidRPr="007A594A">
              <w:rPr>
                <w:rStyle w:val="Hyperlink"/>
                <w:b/>
                <w:bCs/>
                <w:noProof/>
              </w:rPr>
              <w:t>BVR ENGAGEMENTS AND MUTUAL SUPPORT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_Toc29935339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6"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0" w:history="1">
            <w:r w:rsidR="00B00566" w:rsidRPr="007A594A">
              <w:rPr>
                <w:rStyle w:val="Hyperlink"/>
                <w:noProof/>
              </w:rPr>
              <w:t>3.9</w:t>
            </w:r>
            <w:r w:rsidR="00B00566">
              <w:rPr>
                <w:rFonts w:eastAsiaTheme="minorEastAsia" w:cstheme="minorBidi"/>
                <w:noProof/>
                <w:lang w:val="nb-NO" w:eastAsia="nb-NO"/>
              </w:rPr>
              <w:tab/>
            </w:r>
            <w:r w:rsidR="00B00566" w:rsidRPr="007A594A">
              <w:rPr>
                <w:rStyle w:val="Hyperlink"/>
                <w:noProof/>
              </w:rPr>
              <w:t xml:space="preserve">TAC-05: </w:t>
            </w:r>
            <w:r w:rsidR="00B00566" w:rsidRPr="007A594A">
              <w:rPr>
                <w:rStyle w:val="Hyperlink"/>
                <w:b/>
                <w:bCs/>
                <w:noProof/>
              </w:rPr>
              <w:t>MISSION QUALIFICATION TRAINING CHECKOUT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_Toc29935340 \h </w:instrText>
            </w:r>
            <w:r w:rsidR="009D0008">
              <w:rPr>
                <w:noProof/>
                <w:webHidden/>
              </w:rPr>
            </w:r>
            <w:r w:rsidR="009D0008">
              <w:rPr>
                <w:noProof/>
                <w:webHidden/>
              </w:rPr>
              <w:fldChar w:fldCharType="separate"/>
            </w:r>
            <w:r w:rsidR="00B00566">
              <w:rPr>
                <w:noProof/>
                <w:webHidden/>
              </w:rPr>
              <w:t>52</w:t>
            </w:r>
            <w:r w:rsidR="009D0008">
              <w:rPr>
                <w:noProof/>
                <w:webHidden/>
              </w:rPr>
              <w:fldChar w:fldCharType="end"/>
            </w:r>
          </w:hyperlink>
        </w:p>
        <w:p w14:paraId="795D8607"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41" w:history="1">
            <w:r w:rsidR="00B00566" w:rsidRPr="007A594A">
              <w:rPr>
                <w:rStyle w:val="Hyperlink"/>
                <w:noProof/>
              </w:rPr>
              <w:t>4.</w:t>
            </w:r>
            <w:r w:rsidR="00B00566">
              <w:rPr>
                <w:rFonts w:eastAsiaTheme="minorEastAsia" w:cstheme="minorBidi"/>
                <w:noProof/>
                <w:lang w:val="nb-NO" w:eastAsia="nb-NO"/>
              </w:rPr>
              <w:tab/>
            </w:r>
            <w:r w:rsidR="00B00566" w:rsidRPr="007A594A">
              <w:rPr>
                <w:rStyle w:val="Hyperlink"/>
                <w:b/>
                <w:bCs/>
                <w:noProof/>
              </w:rPr>
              <w:t>CONTINUATION TRAINING</w:t>
            </w:r>
            <w:r w:rsidR="00B00566" w:rsidRPr="007A594A">
              <w:rPr>
                <w:rStyle w:val="Hyperlink"/>
                <w:noProof/>
              </w:rPr>
              <w:t xml:space="preserve"> (CT)</w:t>
            </w:r>
            <w:r w:rsidR="00B00566">
              <w:rPr>
                <w:noProof/>
                <w:webHidden/>
              </w:rPr>
              <w:tab/>
            </w:r>
            <w:r w:rsidR="009D0008">
              <w:rPr>
                <w:noProof/>
                <w:webHidden/>
              </w:rPr>
              <w:fldChar w:fldCharType="begin"/>
            </w:r>
            <w:r w:rsidR="00B00566">
              <w:rPr>
                <w:noProof/>
                <w:webHidden/>
              </w:rPr>
              <w:instrText xml:space="preserve"> PAGEREF _Toc29935341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8"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2" w:history="1">
            <w:r w:rsidR="00B00566" w:rsidRPr="007A594A">
              <w:rPr>
                <w:rStyle w:val="Hyperlink"/>
                <w:noProof/>
              </w:rPr>
              <w:t>4.1</w:t>
            </w:r>
            <w:r w:rsidR="00B00566">
              <w:rPr>
                <w:rFonts w:eastAsiaTheme="minorEastAsia" w:cstheme="minorBidi"/>
                <w:noProof/>
                <w:lang w:val="nb-NO" w:eastAsia="nb-NO"/>
              </w:rPr>
              <w:tab/>
            </w:r>
            <w:r w:rsidR="00B00566" w:rsidRPr="007A594A">
              <w:rPr>
                <w:rStyle w:val="Hyperlink"/>
                <w:noProof/>
              </w:rPr>
              <w:t xml:space="preserve">ACT-03: </w:t>
            </w:r>
            <w:r w:rsidR="00B00566" w:rsidRPr="007A594A">
              <w:rPr>
                <w:rStyle w:val="Hyperlink"/>
                <w:b/>
                <w:bCs/>
                <w:noProof/>
              </w:rPr>
              <w:t xml:space="preserve">DCA CAP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_Toc29935342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9"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3" w:history="1">
            <w:r w:rsidR="00B00566" w:rsidRPr="007A594A">
              <w:rPr>
                <w:rStyle w:val="Hyperlink"/>
                <w:noProof/>
              </w:rPr>
              <w:t>4.2</w:t>
            </w:r>
            <w:r w:rsidR="00B00566">
              <w:rPr>
                <w:rFonts w:eastAsiaTheme="minorEastAsia" w:cstheme="minorBidi"/>
                <w:noProof/>
                <w:lang w:val="nb-NO" w:eastAsia="nb-NO"/>
              </w:rPr>
              <w:tab/>
            </w:r>
            <w:r w:rsidR="00B00566" w:rsidRPr="007A594A">
              <w:rPr>
                <w:rStyle w:val="Hyperlink"/>
                <w:noProof/>
              </w:rPr>
              <w:t xml:space="preserve">ACT-04: </w:t>
            </w:r>
            <w:r w:rsidR="00B00566" w:rsidRPr="007A594A">
              <w:rPr>
                <w:rStyle w:val="Hyperlink"/>
                <w:b/>
                <w:bCs/>
                <w:noProof/>
              </w:rPr>
              <w:t>OCA SWEEP</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_Toc29935343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A"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4" w:history="1">
            <w:r w:rsidR="00B00566" w:rsidRPr="007A594A">
              <w:rPr>
                <w:rStyle w:val="Hyperlink"/>
                <w:noProof/>
              </w:rPr>
              <w:t>4.3</w:t>
            </w:r>
            <w:r w:rsidR="00B00566">
              <w:rPr>
                <w:rFonts w:eastAsiaTheme="minorEastAsia" w:cstheme="minorBidi"/>
                <w:noProof/>
                <w:lang w:val="nb-NO" w:eastAsia="nb-NO"/>
              </w:rPr>
              <w:tab/>
            </w:r>
            <w:r w:rsidR="00B00566" w:rsidRPr="007A594A">
              <w:rPr>
                <w:rStyle w:val="Hyperlink"/>
                <w:noProof/>
              </w:rPr>
              <w:t xml:space="preserve">ACT-05: </w:t>
            </w:r>
            <w:r w:rsidR="00B00566" w:rsidRPr="007A594A">
              <w:rPr>
                <w:rStyle w:val="Hyperlink"/>
                <w:b/>
                <w:bCs/>
                <w:noProof/>
              </w:rPr>
              <w:t xml:space="preserve">OCA ESCORT </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_Toc29935344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B"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5" w:history="1">
            <w:r w:rsidR="00B00566" w:rsidRPr="007A594A">
              <w:rPr>
                <w:rStyle w:val="Hyperlink"/>
                <w:noProof/>
              </w:rPr>
              <w:t>4.4</w:t>
            </w:r>
            <w:r w:rsidR="00B00566">
              <w:rPr>
                <w:rFonts w:eastAsiaTheme="minorEastAsia" w:cstheme="minorBidi"/>
                <w:noProof/>
                <w:lang w:val="nb-NO" w:eastAsia="nb-NO"/>
              </w:rPr>
              <w:tab/>
            </w:r>
            <w:r w:rsidR="00B00566" w:rsidRPr="007A594A">
              <w:rPr>
                <w:rStyle w:val="Hyperlink"/>
                <w:noProof/>
              </w:rPr>
              <w:t xml:space="preserve">SAT-03: </w:t>
            </w:r>
            <w:r w:rsidR="00B00566" w:rsidRPr="007A594A">
              <w:rPr>
                <w:rStyle w:val="Hyperlink"/>
                <w:b/>
                <w:bCs/>
                <w:noProof/>
              </w:rPr>
              <w:t>SAT FLIGHT LEAD</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_Toc29935345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C"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6" w:history="1">
            <w:r w:rsidR="00B00566" w:rsidRPr="007A594A">
              <w:rPr>
                <w:rStyle w:val="Hyperlink"/>
                <w:noProof/>
              </w:rPr>
              <w:t>4.5</w:t>
            </w:r>
            <w:r w:rsidR="00B00566">
              <w:rPr>
                <w:rFonts w:eastAsiaTheme="minorEastAsia" w:cstheme="minorBidi"/>
                <w:noProof/>
                <w:lang w:val="nb-NO" w:eastAsia="nb-NO"/>
              </w:rPr>
              <w:tab/>
            </w:r>
            <w:r w:rsidR="00B00566" w:rsidRPr="007A594A">
              <w:rPr>
                <w:rStyle w:val="Hyperlink"/>
                <w:noProof/>
              </w:rPr>
              <w:t xml:space="preserve">SAT-04: </w:t>
            </w:r>
            <w:r w:rsidR="00B00566" w:rsidRPr="007A594A">
              <w:rPr>
                <w:rStyle w:val="Hyperlink"/>
                <w:b/>
                <w:bCs/>
                <w:noProof/>
              </w:rPr>
              <w:t>ARMED RECONNAISSANCE</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_Toc29935346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D"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7" w:history="1">
            <w:r w:rsidR="00B00566" w:rsidRPr="007A594A">
              <w:rPr>
                <w:rStyle w:val="Hyperlink"/>
                <w:noProof/>
              </w:rPr>
              <w:t>4.6</w:t>
            </w:r>
            <w:r w:rsidR="00B00566">
              <w:rPr>
                <w:rFonts w:eastAsiaTheme="minorEastAsia" w:cstheme="minorBidi"/>
                <w:noProof/>
                <w:lang w:val="nb-NO" w:eastAsia="nb-NO"/>
              </w:rPr>
              <w:tab/>
            </w:r>
            <w:r w:rsidR="00B00566" w:rsidRPr="007A594A">
              <w:rPr>
                <w:rStyle w:val="Hyperlink"/>
                <w:noProof/>
              </w:rPr>
              <w:t xml:space="preserve">ACT-06: </w:t>
            </w:r>
            <w:r w:rsidR="00B00566" w:rsidRPr="007A594A">
              <w:rPr>
                <w:rStyle w:val="Hyperlink"/>
                <w:b/>
                <w:bCs/>
                <w:noProof/>
              </w:rPr>
              <w:t>DCA INTERCEPT</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_Toc29935347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E"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8" w:history="1">
            <w:r w:rsidR="00B00566" w:rsidRPr="007A594A">
              <w:rPr>
                <w:rStyle w:val="Hyperlink"/>
                <w:noProof/>
              </w:rPr>
              <w:t>4.7</w:t>
            </w:r>
            <w:r w:rsidR="00B00566">
              <w:rPr>
                <w:rFonts w:eastAsiaTheme="minorEastAsia" w:cstheme="minorBidi"/>
                <w:noProof/>
                <w:lang w:val="nb-NO" w:eastAsia="nb-NO"/>
              </w:rPr>
              <w:tab/>
            </w:r>
            <w:r w:rsidR="00B00566" w:rsidRPr="007A594A">
              <w:rPr>
                <w:rStyle w:val="Hyperlink"/>
                <w:noProof/>
              </w:rPr>
              <w:t xml:space="preserve">SAT-05: </w:t>
            </w:r>
            <w:r w:rsidR="00B00566" w:rsidRPr="007A594A">
              <w:rPr>
                <w:rStyle w:val="Hyperlink"/>
                <w:b/>
                <w:bCs/>
                <w:noProof/>
              </w:rPr>
              <w:t>CLOSE AIR SUPPORT</w:t>
            </w:r>
            <w:r w:rsidR="00B00566" w:rsidRPr="007A594A">
              <w:rPr>
                <w:rStyle w:val="Hyperlink"/>
                <w:noProof/>
              </w:rPr>
              <w:t>(IP- CAS INSTRUCTOR)</w:t>
            </w:r>
            <w:r w:rsidR="00B00566">
              <w:rPr>
                <w:noProof/>
                <w:webHidden/>
              </w:rPr>
              <w:tab/>
            </w:r>
            <w:r w:rsidR="009D0008">
              <w:rPr>
                <w:noProof/>
                <w:webHidden/>
              </w:rPr>
              <w:fldChar w:fldCharType="begin"/>
            </w:r>
            <w:r w:rsidR="00B00566">
              <w:rPr>
                <w:noProof/>
                <w:webHidden/>
              </w:rPr>
              <w:instrText xml:space="preserve"> PAGEREF _Toc29935348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0F"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49" w:history="1">
            <w:r w:rsidR="00B00566" w:rsidRPr="007A594A">
              <w:rPr>
                <w:rStyle w:val="Hyperlink"/>
                <w:noProof/>
              </w:rPr>
              <w:t>4.8</w:t>
            </w:r>
            <w:r w:rsidR="00B00566">
              <w:rPr>
                <w:rFonts w:eastAsiaTheme="minorEastAsia" w:cstheme="minorBidi"/>
                <w:noProof/>
                <w:lang w:val="nb-NO" w:eastAsia="nb-NO"/>
              </w:rPr>
              <w:tab/>
            </w:r>
            <w:r w:rsidR="00B00566" w:rsidRPr="007A594A">
              <w:rPr>
                <w:rStyle w:val="Hyperlink"/>
                <w:noProof/>
              </w:rPr>
              <w:t xml:space="preserve">SAT-06: </w:t>
            </w:r>
            <w:r w:rsidR="00B00566" w:rsidRPr="007A594A">
              <w:rPr>
                <w:rStyle w:val="Hyperlink"/>
                <w:b/>
                <w:bCs/>
                <w:noProof/>
              </w:rPr>
              <w:t>SCAR</w:t>
            </w:r>
            <w:r w:rsidR="00B00566" w:rsidRPr="007A594A">
              <w:rPr>
                <w:rStyle w:val="Hyperlink"/>
                <w:noProof/>
              </w:rPr>
              <w:t>(SQ)</w:t>
            </w:r>
            <w:r w:rsidR="00B00566">
              <w:rPr>
                <w:noProof/>
                <w:webHidden/>
              </w:rPr>
              <w:tab/>
            </w:r>
            <w:r w:rsidR="009D0008">
              <w:rPr>
                <w:noProof/>
                <w:webHidden/>
              </w:rPr>
              <w:fldChar w:fldCharType="begin"/>
            </w:r>
            <w:r w:rsidR="00B00566">
              <w:rPr>
                <w:noProof/>
                <w:webHidden/>
              </w:rPr>
              <w:instrText xml:space="preserve"> PAGEREF _Toc29935349 \h </w:instrText>
            </w:r>
            <w:r w:rsidR="009D0008">
              <w:rPr>
                <w:noProof/>
                <w:webHidden/>
              </w:rPr>
            </w:r>
            <w:r w:rsidR="009D0008">
              <w:rPr>
                <w:noProof/>
                <w:webHidden/>
              </w:rPr>
              <w:fldChar w:fldCharType="separate"/>
            </w:r>
            <w:r w:rsidR="00B00566">
              <w:rPr>
                <w:noProof/>
                <w:webHidden/>
              </w:rPr>
              <w:t>53</w:t>
            </w:r>
            <w:r w:rsidR="009D0008">
              <w:rPr>
                <w:noProof/>
                <w:webHidden/>
              </w:rPr>
              <w:fldChar w:fldCharType="end"/>
            </w:r>
          </w:hyperlink>
        </w:p>
        <w:p w14:paraId="795D8610"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50" w:history="1">
            <w:r w:rsidR="00B00566" w:rsidRPr="007A594A">
              <w:rPr>
                <w:rStyle w:val="Hyperlink"/>
                <w:noProof/>
              </w:rPr>
              <w:t>5.</w:t>
            </w:r>
            <w:r w:rsidR="00B00566">
              <w:rPr>
                <w:rFonts w:eastAsiaTheme="minorEastAsia" w:cstheme="minorBidi"/>
                <w:noProof/>
                <w:lang w:val="nb-NO" w:eastAsia="nb-NO"/>
              </w:rPr>
              <w:tab/>
            </w:r>
            <w:r w:rsidR="00B00566" w:rsidRPr="007A594A">
              <w:rPr>
                <w:rStyle w:val="Hyperlink"/>
                <w:b/>
                <w:bCs/>
                <w:noProof/>
              </w:rPr>
              <w:t>UPGRADES</w:t>
            </w:r>
            <w:r w:rsidR="00B00566" w:rsidRPr="007A594A">
              <w:rPr>
                <w:rStyle w:val="Hyperlink"/>
                <w:noProof/>
              </w:rPr>
              <w:t xml:space="preserve"> (UGT)</w:t>
            </w:r>
            <w:r w:rsidR="00B00566">
              <w:rPr>
                <w:noProof/>
                <w:webHidden/>
              </w:rPr>
              <w:tab/>
            </w:r>
            <w:r w:rsidR="009D0008">
              <w:rPr>
                <w:noProof/>
                <w:webHidden/>
              </w:rPr>
              <w:fldChar w:fldCharType="begin"/>
            </w:r>
            <w:r w:rsidR="00B00566">
              <w:rPr>
                <w:noProof/>
                <w:webHidden/>
              </w:rPr>
              <w:instrText xml:space="preserve"> PAGEREF _Toc29935350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1"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1" w:history="1">
            <w:r w:rsidR="00B00566" w:rsidRPr="007A594A">
              <w:rPr>
                <w:rStyle w:val="Hyperlink"/>
                <w:noProof/>
              </w:rPr>
              <w:t>5.1</w:t>
            </w:r>
            <w:r w:rsidR="00B00566">
              <w:rPr>
                <w:rFonts w:eastAsiaTheme="minorEastAsia" w:cstheme="minorBidi"/>
                <w:noProof/>
                <w:lang w:val="nb-NO" w:eastAsia="nb-NO"/>
              </w:rPr>
              <w:tab/>
            </w:r>
            <w:r w:rsidR="00B00566" w:rsidRPr="007A594A">
              <w:rPr>
                <w:rStyle w:val="Hyperlink"/>
                <w:noProof/>
              </w:rPr>
              <w:t xml:space="preserve">SAT-07: </w:t>
            </w:r>
            <w:r w:rsidR="00B00566" w:rsidRPr="007A594A">
              <w:rPr>
                <w:rStyle w:val="Hyperlink"/>
                <w:b/>
                <w:bCs/>
                <w:noProof/>
              </w:rPr>
              <w:t>FLUG 2-SHIP: OPPOSED SAT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_Toc29935351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2"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2" w:history="1">
            <w:r w:rsidR="00B00566" w:rsidRPr="007A594A">
              <w:rPr>
                <w:rStyle w:val="Hyperlink"/>
                <w:noProof/>
              </w:rPr>
              <w:t>5.2</w:t>
            </w:r>
            <w:r w:rsidR="00B00566">
              <w:rPr>
                <w:rFonts w:eastAsiaTheme="minorEastAsia" w:cstheme="minorBidi"/>
                <w:noProof/>
                <w:lang w:val="nb-NO" w:eastAsia="nb-NO"/>
              </w:rPr>
              <w:tab/>
            </w:r>
            <w:r w:rsidR="00B00566" w:rsidRPr="007A594A">
              <w:rPr>
                <w:rStyle w:val="Hyperlink"/>
                <w:noProof/>
              </w:rPr>
              <w:t xml:space="preserve">ACT-07: </w:t>
            </w:r>
            <w:r w:rsidR="00B00566" w:rsidRPr="007A594A">
              <w:rPr>
                <w:rStyle w:val="Hyperlink"/>
                <w:b/>
                <w:bCs/>
                <w:noProof/>
              </w:rPr>
              <w:t xml:space="preserve">FLUG 4-SHIP: DCA CAP </w:t>
            </w:r>
            <w:r w:rsidR="00B00566" w:rsidRPr="007A594A">
              <w:rPr>
                <w:rStyle w:val="Hyperlink"/>
                <w:noProof/>
              </w:rPr>
              <w:t>(IP)</w:t>
            </w:r>
            <w:r w:rsidR="00B00566">
              <w:rPr>
                <w:noProof/>
                <w:webHidden/>
              </w:rPr>
              <w:tab/>
            </w:r>
            <w:r w:rsidR="009D0008">
              <w:rPr>
                <w:noProof/>
                <w:webHidden/>
              </w:rPr>
              <w:fldChar w:fldCharType="begin"/>
            </w:r>
            <w:r w:rsidR="00B00566">
              <w:rPr>
                <w:noProof/>
                <w:webHidden/>
              </w:rPr>
              <w:instrText xml:space="preserve"> PAGEREF _Toc29935352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3"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3" w:history="1">
            <w:r w:rsidR="00B00566" w:rsidRPr="007A594A">
              <w:rPr>
                <w:rStyle w:val="Hyperlink"/>
                <w:noProof/>
              </w:rPr>
              <w:t>5.3</w:t>
            </w:r>
            <w:r w:rsidR="00B00566">
              <w:rPr>
                <w:rFonts w:eastAsiaTheme="minorEastAsia" w:cstheme="minorBidi"/>
                <w:noProof/>
                <w:lang w:val="nb-NO" w:eastAsia="nb-NO"/>
              </w:rPr>
              <w:tab/>
            </w:r>
            <w:r w:rsidR="00B00566" w:rsidRPr="007A594A">
              <w:rPr>
                <w:rStyle w:val="Hyperlink"/>
                <w:noProof/>
              </w:rPr>
              <w:t xml:space="preserve">SAT-08: </w:t>
            </w:r>
            <w:r w:rsidR="00B00566" w:rsidRPr="007A594A">
              <w:rPr>
                <w:rStyle w:val="Hyperlink"/>
                <w:b/>
                <w:bCs/>
                <w:noProof/>
              </w:rPr>
              <w:t>FLUG 4-SHIP: OPPOSED SAT</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_Toc29935353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4"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4" w:history="1">
            <w:r w:rsidR="00B00566" w:rsidRPr="007A594A">
              <w:rPr>
                <w:rStyle w:val="Hyperlink"/>
                <w:noProof/>
              </w:rPr>
              <w:t>5.4</w:t>
            </w:r>
            <w:r w:rsidR="00B00566">
              <w:rPr>
                <w:rFonts w:eastAsiaTheme="minorEastAsia" w:cstheme="minorBidi"/>
                <w:noProof/>
                <w:lang w:val="nb-NO" w:eastAsia="nb-NO"/>
              </w:rPr>
              <w:tab/>
            </w:r>
            <w:r w:rsidR="00B00566" w:rsidRPr="007A594A">
              <w:rPr>
                <w:rStyle w:val="Hyperlink"/>
                <w:noProof/>
              </w:rPr>
              <w:t xml:space="preserve">ACT-08: </w:t>
            </w:r>
            <w:r w:rsidR="00B00566" w:rsidRPr="007A594A">
              <w:rPr>
                <w:rStyle w:val="Hyperlink"/>
                <w:b/>
                <w:bCs/>
                <w:noProof/>
              </w:rPr>
              <w:t>MISSION COMMANDER UPGRADE: DCA CAP</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_Toc29935354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5"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5" w:history="1">
            <w:r w:rsidR="00B00566" w:rsidRPr="007A594A">
              <w:rPr>
                <w:rStyle w:val="Hyperlink"/>
                <w:noProof/>
              </w:rPr>
              <w:t>5.5</w:t>
            </w:r>
            <w:r w:rsidR="00B00566">
              <w:rPr>
                <w:rFonts w:eastAsiaTheme="minorEastAsia" w:cstheme="minorBidi"/>
                <w:noProof/>
                <w:lang w:val="nb-NO" w:eastAsia="nb-NO"/>
              </w:rPr>
              <w:tab/>
            </w:r>
            <w:r w:rsidR="00B00566" w:rsidRPr="007A594A">
              <w:rPr>
                <w:rStyle w:val="Hyperlink"/>
                <w:noProof/>
              </w:rPr>
              <w:t xml:space="preserve">SAT-09: </w:t>
            </w:r>
            <w:r w:rsidR="00B00566" w:rsidRPr="007A594A">
              <w:rPr>
                <w:rStyle w:val="Hyperlink"/>
                <w:b/>
                <w:bCs/>
                <w:noProof/>
              </w:rPr>
              <w:t>MISSION COMMANDER UPGRADE: SAT AI</w:t>
            </w:r>
            <w:r w:rsidR="00B00566" w:rsidRPr="007A594A">
              <w:rPr>
                <w:rStyle w:val="Hyperlink"/>
                <w:noProof/>
              </w:rPr>
              <w:t xml:space="preserve"> (IP)</w:t>
            </w:r>
            <w:r w:rsidR="00B00566">
              <w:rPr>
                <w:noProof/>
                <w:webHidden/>
              </w:rPr>
              <w:tab/>
            </w:r>
            <w:r w:rsidR="009D0008">
              <w:rPr>
                <w:noProof/>
                <w:webHidden/>
              </w:rPr>
              <w:fldChar w:fldCharType="begin"/>
            </w:r>
            <w:r w:rsidR="00B00566">
              <w:rPr>
                <w:noProof/>
                <w:webHidden/>
              </w:rPr>
              <w:instrText xml:space="preserve"> PAGEREF _Toc29935355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6" w14:textId="77777777" w:rsidR="00B00566" w:rsidRDefault="002A25D2">
          <w:pPr>
            <w:pStyle w:val="TOC2"/>
            <w:tabs>
              <w:tab w:val="left" w:pos="880"/>
              <w:tab w:val="right" w:leader="dot" w:pos="9736"/>
            </w:tabs>
            <w:rPr>
              <w:rFonts w:eastAsiaTheme="minorEastAsia" w:cstheme="minorBidi"/>
              <w:noProof/>
              <w:lang w:val="nb-NO" w:eastAsia="nb-NO"/>
            </w:rPr>
          </w:pPr>
          <w:hyperlink w:anchor="_Toc29935356" w:history="1">
            <w:r w:rsidR="00B00566" w:rsidRPr="007A594A">
              <w:rPr>
                <w:rStyle w:val="Hyperlink"/>
                <w:noProof/>
              </w:rPr>
              <w:t>5.6</w:t>
            </w:r>
            <w:r w:rsidR="00B00566">
              <w:rPr>
                <w:rFonts w:eastAsiaTheme="minorEastAsia" w:cstheme="minorBidi"/>
                <w:noProof/>
                <w:lang w:val="nb-NO" w:eastAsia="nb-NO"/>
              </w:rPr>
              <w:tab/>
            </w:r>
            <w:r w:rsidR="00B00566" w:rsidRPr="007A594A">
              <w:rPr>
                <w:rStyle w:val="Hyperlink"/>
                <w:noProof/>
              </w:rPr>
              <w:t xml:space="preserve">SAT-10: </w:t>
            </w:r>
            <w:r w:rsidR="00B00566" w:rsidRPr="007A594A">
              <w:rPr>
                <w:rStyle w:val="Hyperlink"/>
                <w:b/>
                <w:bCs/>
                <w:noProof/>
              </w:rPr>
              <w:t xml:space="preserve">FORWARD AIR CONTROLLER (AIRBORNE) </w:t>
            </w:r>
            <w:r w:rsidR="00B00566" w:rsidRPr="007A594A">
              <w:rPr>
                <w:rStyle w:val="Hyperlink"/>
                <w:noProof/>
              </w:rPr>
              <w:t>(IP- CAS INSTRUCTOR)</w:t>
            </w:r>
            <w:r w:rsidR="00B00566">
              <w:rPr>
                <w:noProof/>
                <w:webHidden/>
              </w:rPr>
              <w:tab/>
            </w:r>
            <w:r w:rsidR="009D0008">
              <w:rPr>
                <w:noProof/>
                <w:webHidden/>
              </w:rPr>
              <w:fldChar w:fldCharType="begin"/>
            </w:r>
            <w:r w:rsidR="00B00566">
              <w:rPr>
                <w:noProof/>
                <w:webHidden/>
              </w:rPr>
              <w:instrText xml:space="preserve"> PAGEREF _Toc29935356 \h </w:instrText>
            </w:r>
            <w:r w:rsidR="009D0008">
              <w:rPr>
                <w:noProof/>
                <w:webHidden/>
              </w:rPr>
            </w:r>
            <w:r w:rsidR="009D0008">
              <w:rPr>
                <w:noProof/>
                <w:webHidden/>
              </w:rPr>
              <w:fldChar w:fldCharType="separate"/>
            </w:r>
            <w:r w:rsidR="00B00566">
              <w:rPr>
                <w:noProof/>
                <w:webHidden/>
              </w:rPr>
              <w:t>54</w:t>
            </w:r>
            <w:r w:rsidR="009D0008">
              <w:rPr>
                <w:noProof/>
                <w:webHidden/>
              </w:rPr>
              <w:fldChar w:fldCharType="end"/>
            </w:r>
          </w:hyperlink>
        </w:p>
        <w:p w14:paraId="795D8617"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57" w:history="1">
            <w:r w:rsidR="00B00566" w:rsidRPr="007A594A">
              <w:rPr>
                <w:rStyle w:val="Hyperlink"/>
                <w:noProof/>
              </w:rPr>
              <w:t>6.</w:t>
            </w:r>
            <w:r w:rsidR="00B00566">
              <w:rPr>
                <w:rFonts w:eastAsiaTheme="minorEastAsia" w:cstheme="minorBidi"/>
                <w:noProof/>
                <w:lang w:val="nb-NO" w:eastAsia="nb-NO"/>
              </w:rPr>
              <w:tab/>
            </w:r>
            <w:r w:rsidR="00B00566" w:rsidRPr="007A594A">
              <w:rPr>
                <w:rStyle w:val="Hyperlink"/>
                <w:noProof/>
              </w:rPr>
              <w:t>TO BE ADDED LATER</w:t>
            </w:r>
            <w:r w:rsidR="00B00566">
              <w:rPr>
                <w:noProof/>
                <w:webHidden/>
              </w:rPr>
              <w:tab/>
            </w:r>
            <w:r w:rsidR="009D0008">
              <w:rPr>
                <w:noProof/>
                <w:webHidden/>
              </w:rPr>
              <w:fldChar w:fldCharType="begin"/>
            </w:r>
            <w:r w:rsidR="00B00566">
              <w:rPr>
                <w:noProof/>
                <w:webHidden/>
              </w:rPr>
              <w:instrText xml:space="preserve"> PAGEREF _Toc29935357 \h </w:instrText>
            </w:r>
            <w:r w:rsidR="009D0008">
              <w:rPr>
                <w:noProof/>
                <w:webHidden/>
              </w:rPr>
            </w:r>
            <w:r w:rsidR="009D0008">
              <w:rPr>
                <w:noProof/>
                <w:webHidden/>
              </w:rPr>
              <w:fldChar w:fldCharType="separate"/>
            </w:r>
            <w:r w:rsidR="00B00566">
              <w:rPr>
                <w:noProof/>
                <w:webHidden/>
              </w:rPr>
              <w:t>55</w:t>
            </w:r>
            <w:r w:rsidR="009D0008">
              <w:rPr>
                <w:noProof/>
                <w:webHidden/>
              </w:rPr>
              <w:fldChar w:fldCharType="end"/>
            </w:r>
          </w:hyperlink>
        </w:p>
        <w:p w14:paraId="795D8618" w14:textId="77777777" w:rsidR="00B00566" w:rsidRDefault="002A25D2">
          <w:pPr>
            <w:pStyle w:val="TOC1"/>
            <w:tabs>
              <w:tab w:val="left" w:pos="400"/>
              <w:tab w:val="right" w:leader="dot" w:pos="9736"/>
            </w:tabs>
            <w:rPr>
              <w:rFonts w:eastAsiaTheme="minorEastAsia" w:cstheme="minorBidi"/>
              <w:noProof/>
              <w:lang w:val="nb-NO" w:eastAsia="nb-NO"/>
            </w:rPr>
          </w:pPr>
          <w:hyperlink w:anchor="_Toc29935358" w:history="1">
            <w:r w:rsidR="00B00566" w:rsidRPr="007A594A">
              <w:rPr>
                <w:rStyle w:val="Hyperlink"/>
                <w:b/>
                <w:bCs/>
                <w:noProof/>
              </w:rPr>
              <w:t>7.</w:t>
            </w:r>
            <w:r w:rsidR="00B00566">
              <w:rPr>
                <w:rFonts w:eastAsiaTheme="minorEastAsia" w:cstheme="minorBidi"/>
                <w:noProof/>
                <w:lang w:val="nb-NO" w:eastAsia="nb-NO"/>
              </w:rPr>
              <w:tab/>
            </w:r>
            <w:r w:rsidR="00B00566" w:rsidRPr="007A594A">
              <w:rPr>
                <w:rStyle w:val="Hyperlink"/>
                <w:b/>
                <w:bCs/>
                <w:noProof/>
              </w:rPr>
              <w:t>TERMS</w:t>
            </w:r>
            <w:r w:rsidR="00B00566">
              <w:rPr>
                <w:noProof/>
                <w:webHidden/>
              </w:rPr>
              <w:tab/>
            </w:r>
            <w:r w:rsidR="009D0008">
              <w:rPr>
                <w:noProof/>
                <w:webHidden/>
              </w:rPr>
              <w:fldChar w:fldCharType="begin"/>
            </w:r>
            <w:r w:rsidR="00B00566">
              <w:rPr>
                <w:noProof/>
                <w:webHidden/>
              </w:rPr>
              <w:instrText xml:space="preserve"> PAGEREF _Toc29935358 \h </w:instrText>
            </w:r>
            <w:r w:rsidR="009D0008">
              <w:rPr>
                <w:noProof/>
                <w:webHidden/>
              </w:rPr>
            </w:r>
            <w:r w:rsidR="009D0008">
              <w:rPr>
                <w:noProof/>
                <w:webHidden/>
              </w:rPr>
              <w:fldChar w:fldCharType="separate"/>
            </w:r>
            <w:r w:rsidR="00B00566">
              <w:rPr>
                <w:noProof/>
                <w:webHidden/>
              </w:rPr>
              <w:t>56</w:t>
            </w:r>
            <w:r w:rsidR="009D0008">
              <w:rPr>
                <w:noProof/>
                <w:webHidden/>
              </w:rPr>
              <w:fldChar w:fldCharType="end"/>
            </w:r>
          </w:hyperlink>
        </w:p>
        <w:p w14:paraId="795D8619" w14:textId="77777777" w:rsidR="00B76EA2" w:rsidRPr="005B7818" w:rsidRDefault="009D0008" w:rsidP="002E5DB7">
          <w:r>
            <w:fldChar w:fldCharType="end"/>
          </w:r>
        </w:p>
      </w:sdtContent>
    </w:sdt>
    <w:p w14:paraId="795D861A" w14:textId="77777777" w:rsidR="00E44B96" w:rsidRDefault="00E44B96" w:rsidP="002E5DB7"/>
    <w:p w14:paraId="795D861B" w14:textId="77777777"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14:paraId="795D861C" w14:textId="77777777" w:rsidR="00B701BD" w:rsidRPr="00D87DD9" w:rsidRDefault="00D463AB" w:rsidP="002E5DB7">
      <w:pPr>
        <w:pStyle w:val="Heading1"/>
        <w:rPr>
          <w:b/>
          <w:bCs/>
        </w:rPr>
      </w:pPr>
      <w:bookmarkStart w:id="0" w:name="_Toc29935326"/>
      <w:r w:rsidRPr="00D87DD9">
        <w:rPr>
          <w:b/>
          <w:bCs/>
        </w:rPr>
        <w:lastRenderedPageBreak/>
        <w:t>INTRODUCTION</w:t>
      </w:r>
      <w:bookmarkEnd w:id="0"/>
    </w:p>
    <w:p w14:paraId="795D861D" w14:textId="743928F7" w:rsidR="00065332" w:rsidRDefault="00352E0F" w:rsidP="0061345A">
      <w:pPr>
        <w:rPr>
          <w:rStyle w:val="Heading6Char"/>
          <w:rFonts w:asciiTheme="minorHAnsi" w:eastAsiaTheme="minorHAnsi" w:hAnsiTheme="minorHAnsi" w:cstheme="minorHAnsi"/>
          <w:color w:val="auto"/>
        </w:rPr>
      </w:pPr>
      <w:r w:rsidRPr="00065332">
        <w:rPr>
          <w:rStyle w:val="Heading6Char"/>
          <w:rFonts w:asciiTheme="minorHAnsi" w:eastAsiaTheme="minorHAnsi" w:hAnsiTheme="minorHAnsi" w:cstheme="minorHAnsi"/>
          <w:b/>
          <w:bCs/>
          <w:color w:val="auto"/>
        </w:rPr>
        <w:t>Scope</w:t>
      </w:r>
      <w:r w:rsidRPr="00065332">
        <w:rPr>
          <w:rStyle w:val="Heading6Char"/>
          <w:rFonts w:asciiTheme="minorHAnsi" w:eastAsiaTheme="minorHAnsi" w:hAnsiTheme="minorHAnsi" w:cstheme="minorHAnsi"/>
          <w:color w:val="auto"/>
        </w:rPr>
        <w:t>:</w:t>
      </w:r>
      <w:r w:rsidR="009B5F8C" w:rsidRPr="00065332">
        <w:rPr>
          <w:rStyle w:val="Heading6Char"/>
          <w:rFonts w:asciiTheme="minorHAnsi" w:eastAsiaTheme="minorHAnsi" w:hAnsiTheme="minorHAnsi" w:cstheme="minorHAnsi"/>
          <w:color w:val="auto"/>
        </w:rPr>
        <w:t xml:space="preserve"> The Training </w:t>
      </w:r>
      <w:r w:rsidR="00065332">
        <w:rPr>
          <w:rStyle w:val="Heading6Char"/>
          <w:rFonts w:asciiTheme="minorHAnsi" w:eastAsiaTheme="minorHAnsi" w:hAnsiTheme="minorHAnsi" w:cstheme="minorHAnsi"/>
          <w:color w:val="auto"/>
        </w:rPr>
        <w:t>Manual is a supplement to the 132</w:t>
      </w:r>
      <w:r w:rsidR="00065332" w:rsidRPr="00065332">
        <w:rPr>
          <w:rStyle w:val="Heading6Char"/>
          <w:rFonts w:asciiTheme="minorHAnsi" w:eastAsiaTheme="minorHAnsi" w:hAnsiTheme="minorHAnsi" w:cstheme="minorHAnsi"/>
          <w:color w:val="auto"/>
          <w:vertAlign w:val="superscript"/>
        </w:rPr>
        <w:t>nd</w:t>
      </w:r>
      <w:ins w:id="1" w:author="Adam Arkley" w:date="2020-02-22T11:44:00Z">
        <w:r w:rsidR="00A42B59">
          <w:rPr>
            <w:rStyle w:val="Heading6Char"/>
            <w:rFonts w:asciiTheme="minorHAnsi" w:eastAsiaTheme="minorHAnsi" w:hAnsiTheme="minorHAnsi" w:cstheme="minorHAnsi"/>
            <w:color w:val="auto"/>
            <w:vertAlign w:val="superscript"/>
          </w:rPr>
          <w:t xml:space="preserve"> </w:t>
        </w:r>
      </w:ins>
      <w:r w:rsidR="00065332">
        <w:rPr>
          <w:rStyle w:val="Heading6Char"/>
          <w:rFonts w:asciiTheme="minorHAnsi" w:eastAsiaTheme="minorHAnsi" w:hAnsiTheme="minorHAnsi" w:cstheme="minorHAnsi"/>
          <w:color w:val="auto"/>
        </w:rPr>
        <w:t>wing Standard Operating Procedures (SOP), Tactics, Techniques and Procedures (TTP) and other documents such as the range orders and airfield charts, which are common to all squadrons and air frames, and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SOP and kneeboard pack, which is specific to the 388</w:t>
      </w:r>
      <w:r w:rsidR="00065332" w:rsidRPr="00065332">
        <w:rPr>
          <w:rStyle w:val="Heading6Char"/>
          <w:rFonts w:asciiTheme="minorHAnsi" w:eastAsiaTheme="minorHAnsi" w:hAnsiTheme="minorHAnsi" w:cstheme="minorHAnsi"/>
          <w:color w:val="auto"/>
          <w:vertAlign w:val="superscript"/>
        </w:rPr>
        <w:t>th</w:t>
      </w:r>
      <w:r w:rsidR="00065332">
        <w:rPr>
          <w:rStyle w:val="Heading6Char"/>
          <w:rFonts w:asciiTheme="minorHAnsi" w:eastAsiaTheme="minorHAnsi" w:hAnsiTheme="minorHAnsi" w:cstheme="minorHAnsi"/>
          <w:color w:val="auto"/>
        </w:rPr>
        <w:t xml:space="preserve"> and the F-16C.</w:t>
      </w:r>
    </w:p>
    <w:p w14:paraId="795D861E" w14:textId="77777777" w:rsidR="00065332" w:rsidRDefault="00065332" w:rsidP="0061345A">
      <w:pPr>
        <w:rPr>
          <w:rStyle w:val="Heading6Char"/>
          <w:rFonts w:asciiTheme="minorHAnsi" w:eastAsiaTheme="minorHAnsi" w:hAnsiTheme="minorHAnsi" w:cstheme="minorHAnsi"/>
          <w:color w:val="auto"/>
        </w:rPr>
      </w:pPr>
    </w:p>
    <w:p w14:paraId="795D861F" w14:textId="77777777" w:rsidR="00065332" w:rsidRDefault="0006533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 provides information</w:t>
      </w:r>
      <w:r w:rsidR="00F666F2">
        <w:rPr>
          <w:rStyle w:val="Heading6Char"/>
          <w:rFonts w:asciiTheme="minorHAnsi" w:eastAsiaTheme="minorHAnsi" w:hAnsiTheme="minorHAnsi" w:cstheme="minorHAnsi"/>
          <w:color w:val="auto"/>
        </w:rPr>
        <w:t>, context</w:t>
      </w:r>
      <w:r>
        <w:rPr>
          <w:rStyle w:val="Heading6Char"/>
          <w:rFonts w:asciiTheme="minorHAnsi" w:eastAsiaTheme="minorHAnsi" w:hAnsiTheme="minorHAnsi" w:cstheme="minorHAnsi"/>
          <w:color w:val="auto"/>
        </w:rPr>
        <w:t xml:space="preserve"> and detail that are not found in the above documents, such as </w:t>
      </w:r>
      <w:r w:rsidRPr="00065332">
        <w:rPr>
          <w:rStyle w:val="Heading6Char"/>
          <w:rFonts w:asciiTheme="minorHAnsi" w:eastAsiaTheme="minorHAnsi" w:hAnsiTheme="minorHAnsi" w:cstheme="minorHAnsi"/>
          <w:i/>
          <w:iCs/>
          <w:color w:val="auto"/>
        </w:rPr>
        <w:t>how</w:t>
      </w:r>
      <w:r>
        <w:rPr>
          <w:rStyle w:val="Heading6Char"/>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Heading6Char"/>
          <w:rFonts w:asciiTheme="minorHAnsi" w:eastAsiaTheme="minorHAnsi" w:hAnsiTheme="minorHAnsi" w:cstheme="minorHAnsi"/>
          <w:color w:val="auto"/>
        </w:rPr>
        <w:t xml:space="preserve"> step by step</w:t>
      </w:r>
      <w:r>
        <w:rPr>
          <w:rStyle w:val="Heading6Char"/>
          <w:rFonts w:asciiTheme="minorHAnsi" w:eastAsiaTheme="minorHAnsi" w:hAnsiTheme="minorHAnsi" w:cstheme="minorHAnsi"/>
          <w:color w:val="auto"/>
        </w:rPr>
        <w:t xml:space="preserve">, and </w:t>
      </w:r>
      <w:r w:rsidR="00F666F2">
        <w:rPr>
          <w:rStyle w:val="Heading6Char"/>
          <w:rFonts w:asciiTheme="minorHAnsi" w:eastAsiaTheme="minorHAnsi" w:hAnsiTheme="minorHAnsi" w:cstheme="minorHAnsi"/>
          <w:color w:val="auto"/>
        </w:rPr>
        <w:t xml:space="preserve">you as a pilot should read and refer to it as you go through the programme. </w:t>
      </w:r>
    </w:p>
    <w:p w14:paraId="795D8620" w14:textId="77777777" w:rsidR="00F666F2" w:rsidRDefault="00F666F2" w:rsidP="0061345A">
      <w:pPr>
        <w:rPr>
          <w:rStyle w:val="Heading6Char"/>
          <w:rFonts w:asciiTheme="minorHAnsi" w:eastAsiaTheme="minorHAnsi" w:hAnsiTheme="minorHAnsi" w:cstheme="minorHAnsi"/>
          <w:color w:val="auto"/>
        </w:rPr>
      </w:pPr>
    </w:p>
    <w:p w14:paraId="795D8621" w14:textId="77777777" w:rsidR="00F666F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14:paraId="795D8622" w14:textId="77777777" w:rsidR="00AD6038" w:rsidRDefault="00AD6038" w:rsidP="0061345A">
      <w:pPr>
        <w:rPr>
          <w:rStyle w:val="Heading6Char"/>
          <w:rFonts w:asciiTheme="minorHAnsi" w:eastAsiaTheme="minorHAnsi" w:hAnsiTheme="minorHAnsi" w:cstheme="minorHAnsi"/>
          <w:color w:val="auto"/>
        </w:rPr>
      </w:pPr>
    </w:p>
    <w:p w14:paraId="795D8623" w14:textId="77777777" w:rsidR="00AD6038" w:rsidRDefault="00AD6038"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Heading6Char"/>
          <w:rFonts w:asciiTheme="minorHAnsi" w:eastAsiaTheme="minorHAnsi" w:hAnsiTheme="minorHAnsi" w:cstheme="minorHAnsi"/>
          <w:color w:val="auto"/>
          <w:vertAlign w:val="superscript"/>
        </w:rPr>
        <w:t>nd</w:t>
      </w:r>
      <w:r>
        <w:rPr>
          <w:rStyle w:val="Heading6Char"/>
          <w:rFonts w:asciiTheme="minorHAnsi" w:eastAsiaTheme="minorHAnsi" w:hAnsiTheme="minorHAnsi" w:cstheme="minorHAnsi"/>
          <w:color w:val="auto"/>
        </w:rPr>
        <w:t xml:space="preserve"> should be learned from other sources, such as the flight manual provided by Eagle Dynamics.</w:t>
      </w:r>
    </w:p>
    <w:p w14:paraId="795D8624" w14:textId="77777777" w:rsidR="00F666F2" w:rsidRDefault="00F666F2" w:rsidP="0061345A">
      <w:pPr>
        <w:rPr>
          <w:rStyle w:val="Heading6Char"/>
          <w:rFonts w:asciiTheme="minorHAnsi" w:eastAsiaTheme="minorHAnsi" w:hAnsiTheme="minorHAnsi" w:cstheme="minorHAnsi"/>
          <w:color w:val="auto"/>
        </w:rPr>
      </w:pPr>
    </w:p>
    <w:p w14:paraId="795D8625" w14:textId="77777777" w:rsidR="00065332"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The Training Manual</w:t>
      </w:r>
      <w:r w:rsidR="00065332">
        <w:rPr>
          <w:rStyle w:val="Heading6Char"/>
          <w:rFonts w:asciiTheme="minorHAnsi" w:eastAsiaTheme="minorHAnsi" w:hAnsiTheme="minorHAnsi" w:cstheme="minorHAnsi"/>
          <w:color w:val="auto"/>
        </w:rPr>
        <w:t xml:space="preserve"> also sets out the </w:t>
      </w:r>
      <w:r w:rsidR="00065332" w:rsidRPr="00F666F2">
        <w:rPr>
          <w:rStyle w:val="Heading6Char"/>
          <w:rFonts w:asciiTheme="minorHAnsi" w:eastAsiaTheme="minorHAnsi" w:hAnsiTheme="minorHAnsi" w:cstheme="minorHAnsi"/>
          <w:i/>
          <w:iCs/>
          <w:color w:val="auto"/>
        </w:rPr>
        <w:t>expectations</w:t>
      </w:r>
      <w:r w:rsidR="00065332">
        <w:rPr>
          <w:rStyle w:val="Heading6Char"/>
          <w:rFonts w:asciiTheme="minorHAnsi" w:eastAsiaTheme="minorHAnsi" w:hAnsiTheme="minorHAnsi" w:cstheme="minorHAnsi"/>
          <w:color w:val="auto"/>
        </w:rPr>
        <w:t xml:space="preserve"> of the 132</w:t>
      </w:r>
      <w:r w:rsidR="00065332" w:rsidRPr="00065332">
        <w:rPr>
          <w:rStyle w:val="Heading6Char"/>
          <w:rFonts w:asciiTheme="minorHAnsi" w:eastAsiaTheme="minorHAnsi" w:hAnsiTheme="minorHAnsi" w:cstheme="minorHAnsi"/>
          <w:color w:val="auto"/>
          <w:vertAlign w:val="superscript"/>
        </w:rPr>
        <w:t>nd</w:t>
      </w:r>
      <w:r w:rsidR="00065332">
        <w:rPr>
          <w:rStyle w:val="Heading6Char"/>
          <w:rFonts w:asciiTheme="minorHAnsi" w:eastAsiaTheme="minorHAnsi" w:hAnsiTheme="minorHAnsi" w:cstheme="minorHAnsi"/>
          <w:color w:val="auto"/>
        </w:rPr>
        <w:t xml:space="preserve"> Virtual Wing to a pilot in the</w:t>
      </w:r>
      <w:r w:rsidR="00DA5CC2">
        <w:rPr>
          <w:rStyle w:val="Heading6Char"/>
          <w:rFonts w:asciiTheme="minorHAnsi" w:eastAsiaTheme="minorHAnsi" w:hAnsiTheme="minorHAnsi" w:cstheme="minorHAnsi"/>
          <w:color w:val="auto"/>
        </w:rPr>
        <w:t xml:space="preserve"> </w:t>
      </w:r>
      <w:r w:rsidR="00065332">
        <w:rPr>
          <w:rStyle w:val="Heading6Char"/>
          <w:rFonts w:asciiTheme="minorHAnsi" w:eastAsiaTheme="minorHAnsi" w:hAnsiTheme="minorHAnsi" w:cstheme="minorHAnsi"/>
          <w:color w:val="auto"/>
        </w:rPr>
        <w:t>Peregrines</w:t>
      </w:r>
      <w:r>
        <w:rPr>
          <w:rStyle w:val="Heading6Char"/>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14:paraId="795D8626" w14:textId="77777777" w:rsidR="00065332" w:rsidRDefault="00065332" w:rsidP="0061345A">
      <w:pPr>
        <w:rPr>
          <w:rStyle w:val="Heading6Char"/>
          <w:rFonts w:asciiTheme="minorHAnsi" w:eastAsiaTheme="minorHAnsi" w:hAnsiTheme="minorHAnsi" w:cstheme="minorHAnsi"/>
          <w:color w:val="auto"/>
        </w:rPr>
      </w:pPr>
    </w:p>
    <w:p w14:paraId="795D8627" w14:textId="77777777" w:rsidR="00352E0F" w:rsidRDefault="00F666F2" w:rsidP="0061345A">
      <w:pPr>
        <w:rPr>
          <w:rStyle w:val="Heading6Char"/>
          <w:rFonts w:asciiTheme="minorHAnsi" w:eastAsiaTheme="minorHAnsi" w:hAnsiTheme="minorHAnsi" w:cstheme="minorHAnsi"/>
          <w:color w:val="auto"/>
        </w:rPr>
      </w:pPr>
      <w:r>
        <w:rPr>
          <w:rStyle w:val="Heading6Char"/>
          <w:rFonts w:asciiTheme="minorHAnsi" w:eastAsiaTheme="minorHAnsi" w:hAnsiTheme="minorHAnsi" w:cstheme="minorHAnsi"/>
          <w:color w:val="auto"/>
        </w:rPr>
        <w:t xml:space="preserve">We hope this document will be some help in </w:t>
      </w:r>
      <w:r w:rsidR="002E39B4" w:rsidRPr="00065332">
        <w:rPr>
          <w:rStyle w:val="Heading6Char"/>
          <w:rFonts w:asciiTheme="minorHAnsi" w:eastAsiaTheme="minorHAnsi" w:hAnsiTheme="minorHAnsi" w:cstheme="minorHAnsi"/>
          <w:color w:val="auto"/>
        </w:rPr>
        <w:t>prepar</w:t>
      </w:r>
      <w:r>
        <w:rPr>
          <w:rStyle w:val="Heading6Char"/>
          <w:rFonts w:asciiTheme="minorHAnsi" w:eastAsiaTheme="minorHAnsi" w:hAnsiTheme="minorHAnsi" w:cstheme="minorHAnsi"/>
          <w:color w:val="auto"/>
        </w:rPr>
        <w:t xml:space="preserve">ing you to fly </w:t>
      </w:r>
      <w:r w:rsidR="002E39B4" w:rsidRPr="00065332">
        <w:rPr>
          <w:rStyle w:val="Heading6Char"/>
          <w:rFonts w:asciiTheme="minorHAnsi" w:eastAsiaTheme="minorHAnsi" w:hAnsiTheme="minorHAnsi" w:cstheme="minorHAnsi"/>
          <w:color w:val="auto"/>
        </w:rPr>
        <w:t xml:space="preserve">with the 388th </w:t>
      </w:r>
      <w:r>
        <w:rPr>
          <w:rStyle w:val="Heading6Char"/>
          <w:rFonts w:asciiTheme="minorHAnsi" w:eastAsiaTheme="minorHAnsi" w:hAnsiTheme="minorHAnsi" w:cstheme="minorHAnsi"/>
          <w:color w:val="auto"/>
        </w:rPr>
        <w:t xml:space="preserve">“Peregrines” </w:t>
      </w:r>
      <w:r w:rsidR="002E39B4" w:rsidRPr="00065332">
        <w:rPr>
          <w:rStyle w:val="Heading6Char"/>
          <w:rFonts w:asciiTheme="minorHAnsi" w:eastAsiaTheme="minorHAnsi" w:hAnsiTheme="minorHAnsi" w:cstheme="minorHAnsi"/>
          <w:color w:val="auto"/>
        </w:rPr>
        <w:t>Virtual Fighter Squadron</w:t>
      </w:r>
      <w:r>
        <w:rPr>
          <w:rStyle w:val="Heading6Char"/>
          <w:rFonts w:asciiTheme="minorHAnsi" w:eastAsiaTheme="minorHAnsi" w:hAnsiTheme="minorHAnsi" w:cstheme="minorHAnsi"/>
          <w:color w:val="auto"/>
        </w:rPr>
        <w:t>.</w:t>
      </w:r>
    </w:p>
    <w:p w14:paraId="795D8628" w14:textId="5D429177" w:rsidR="00065332" w:rsidDel="009F46C9" w:rsidRDefault="00065332" w:rsidP="002E5DB7">
      <w:pPr>
        <w:rPr>
          <w:del w:id="2" w:author="Adam Arkley" w:date="2020-02-22T11:47:00Z"/>
          <w:rStyle w:val="Heading6Char"/>
          <w:rFonts w:asciiTheme="minorHAnsi" w:eastAsiaTheme="minorHAnsi" w:hAnsiTheme="minorHAnsi" w:cstheme="minorHAnsi"/>
          <w:color w:val="auto"/>
        </w:rPr>
      </w:pPr>
    </w:p>
    <w:p w14:paraId="795D8629" w14:textId="5DD35ADF" w:rsidR="00352E0F" w:rsidDel="009F46C9" w:rsidRDefault="00352E0F" w:rsidP="002E5DB7">
      <w:pPr>
        <w:rPr>
          <w:del w:id="3" w:author="Adam Arkley" w:date="2020-02-22T11:47:00Z"/>
        </w:rPr>
      </w:pPr>
    </w:p>
    <w:p w14:paraId="795D862A" w14:textId="77777777" w:rsidR="00D463AB" w:rsidRDefault="00D463AB" w:rsidP="002E5DB7"/>
    <w:p w14:paraId="795D862B" w14:textId="77777777" w:rsidR="00D463AB" w:rsidRDefault="00D463AB" w:rsidP="002E5DB7">
      <w:r w:rsidRPr="00065332">
        <w:rPr>
          <w:rStyle w:val="Heading6Char"/>
          <w:rFonts w:asciiTheme="minorHAnsi" w:eastAsiaTheme="minorHAnsi" w:hAnsiTheme="minorHAnsi" w:cstheme="minorHAnsi"/>
          <w:b/>
          <w:bCs/>
          <w:color w:val="auto"/>
        </w:rPr>
        <w:t>Pilot responsibility</w:t>
      </w:r>
      <w:r w:rsidRPr="00065332">
        <w:rPr>
          <w:rStyle w:val="Heading6Char"/>
          <w:rFonts w:asciiTheme="minorHAnsi" w:eastAsiaTheme="minorHAnsi" w:hAnsiTheme="minorHAnsi" w:cstheme="minorHAnsi"/>
          <w:color w:val="auto"/>
        </w:rPr>
        <w:t>:</w:t>
      </w:r>
      <w:r w:rsidRPr="00065332">
        <w:t xml:space="preserve"> Use common sense</w:t>
      </w:r>
    </w:p>
    <w:p w14:paraId="795D862C" w14:textId="77777777" w:rsidR="00D463AB" w:rsidRDefault="00D463AB" w:rsidP="002E5DB7"/>
    <w:p w14:paraId="795D862D" w14:textId="77777777" w:rsidR="00D463AB" w:rsidRDefault="00D463AB" w:rsidP="00EA6474">
      <w:pPr>
        <w:pStyle w:val="ListParagraph"/>
        <w:numPr>
          <w:ilvl w:val="0"/>
          <w:numId w:val="2"/>
        </w:numPr>
      </w:pPr>
      <w:r w:rsidRPr="00D463AB">
        <w:t xml:space="preserve">SOPs describe standardised </w:t>
      </w:r>
      <w:r w:rsidRPr="00D463AB">
        <w:rPr>
          <w:i/>
          <w:iCs/>
        </w:rPr>
        <w:t>procedures</w:t>
      </w:r>
      <w:r w:rsidRPr="00D463AB">
        <w:t xml:space="preserve"> for routine operations. </w:t>
      </w:r>
    </w:p>
    <w:p w14:paraId="795D862E" w14:textId="77777777" w:rsidR="00D463AB" w:rsidRDefault="00D463AB" w:rsidP="00EA6474">
      <w:pPr>
        <w:pStyle w:val="ListParagraph"/>
        <w:numPr>
          <w:ilvl w:val="0"/>
          <w:numId w:val="2"/>
        </w:numPr>
      </w:pPr>
      <w:r w:rsidRPr="00D463AB">
        <w:t xml:space="preserve">TTP’s describe </w:t>
      </w:r>
      <w:r w:rsidRPr="00D463AB">
        <w:rPr>
          <w:i/>
          <w:iCs/>
        </w:rPr>
        <w:t>techniques</w:t>
      </w:r>
      <w:r w:rsidRPr="00D463AB">
        <w:t xml:space="preserve"> that can be used in different situations. </w:t>
      </w:r>
    </w:p>
    <w:p w14:paraId="795D862F" w14:textId="77777777" w:rsidR="00D463AB" w:rsidRDefault="00D463AB" w:rsidP="002E5DB7"/>
    <w:p w14:paraId="795D8630" w14:textId="1051F249" w:rsidR="00D463AB" w:rsidRPr="00D463AB" w:rsidRDefault="00D463AB" w:rsidP="002E5DB7">
      <w:r w:rsidRPr="00D463AB">
        <w:t>Neither are substitutes for common sense and judgment</w:t>
      </w:r>
      <w:r>
        <w:t>, nor they represent the sum of all experience. You’ll make a few new experiences on your own</w:t>
      </w:r>
      <w:del w:id="4" w:author="Adam Arkley" w:date="2020-02-22T11:47:00Z">
        <w:r w:rsidDel="009F46C9">
          <w:delText>,</w:delText>
        </w:r>
      </w:del>
      <w:r>
        <w:t xml:space="preserve"> or find </w:t>
      </w:r>
      <w:r w:rsidR="001E1E07">
        <w:t>yourself</w:t>
      </w:r>
      <w:r>
        <w:t xml:space="preserve"> in a </w:t>
      </w:r>
      <w:r w:rsidR="001E1E07">
        <w:t>situation</w:t>
      </w:r>
      <w:r>
        <w:t xml:space="preserve"> the </w:t>
      </w:r>
      <w:r w:rsidR="001E1E07">
        <w:t xml:space="preserve">SOP or TTP’s do not describe. </w:t>
      </w:r>
      <w:r w:rsidRPr="00D463AB">
        <w:t xml:space="preserve">It is the pilot's responsibility to fly the aircraft safely and effectively in all circumstances, as required to accomplish the overall mission. </w:t>
      </w:r>
    </w:p>
    <w:p w14:paraId="795D8631" w14:textId="77777777" w:rsidR="00D463AB" w:rsidRDefault="00D463AB" w:rsidP="002E5DB7"/>
    <w:p w14:paraId="795D8632" w14:textId="77777777"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 xml:space="preserve">n. I.e. we won’t tell you how a radar works or what a BMP looks </w:t>
      </w:r>
      <w:proofErr w:type="gramStart"/>
      <w:r w:rsidR="001E1E07">
        <w:t>like, but</w:t>
      </w:r>
      <w:proofErr w:type="gramEnd"/>
      <w:r w:rsidR="001E1E07">
        <w:t xml:space="preserve"> will have an expectation that you find this hobby interesting enough to learn new things.</w:t>
      </w:r>
    </w:p>
    <w:p w14:paraId="795D8633" w14:textId="2A175CD5" w:rsidR="00D463AB" w:rsidRPr="00065332" w:rsidDel="002C3E0D" w:rsidRDefault="00D463AB" w:rsidP="002E5DB7">
      <w:pPr>
        <w:rPr>
          <w:del w:id="5" w:author="Adam Arkley" w:date="2020-02-22T11:47:00Z"/>
        </w:rPr>
      </w:pPr>
    </w:p>
    <w:p w14:paraId="795D8634" w14:textId="77777777" w:rsidR="00352E0F" w:rsidRPr="00065332" w:rsidRDefault="00352E0F" w:rsidP="002E5DB7"/>
    <w:p w14:paraId="795D8635" w14:textId="77777777" w:rsidR="00FF4987" w:rsidRPr="00065332" w:rsidRDefault="00352E0F" w:rsidP="002E5DB7">
      <w:r w:rsidRPr="00065332">
        <w:rPr>
          <w:rStyle w:val="Heading6Char"/>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14:paraId="795D8636" w14:textId="77777777" w:rsidR="00D463AB" w:rsidRDefault="00D463AB" w:rsidP="002E5DB7"/>
    <w:p w14:paraId="795D8637" w14:textId="77777777" w:rsidR="00D463AB" w:rsidRDefault="00D463AB" w:rsidP="002E5DB7">
      <w:pPr>
        <w:pStyle w:val="Heading1"/>
        <w:sectPr w:rsidR="00D463AB" w:rsidSect="00954C7A">
          <w:pgSz w:w="11906" w:h="16838"/>
          <w:pgMar w:top="1440" w:right="1080" w:bottom="1440" w:left="1080" w:header="720" w:footer="720" w:gutter="0"/>
          <w:cols w:space="720"/>
          <w:docGrid w:linePitch="360"/>
        </w:sectPr>
      </w:pPr>
    </w:p>
    <w:p w14:paraId="795D8638" w14:textId="77777777" w:rsidR="00D463AB" w:rsidRDefault="00892739" w:rsidP="002E5DB7">
      <w:pPr>
        <w:pStyle w:val="Heading1"/>
      </w:pPr>
      <w:bookmarkStart w:id="6" w:name="_Toc29935327"/>
      <w:r w:rsidRPr="0082545B">
        <w:rPr>
          <w:b/>
          <w:bCs/>
        </w:rPr>
        <w:lastRenderedPageBreak/>
        <w:t>INITIAL QUALIFICATION TRAINING</w:t>
      </w:r>
      <w:r w:rsidR="007C2DC0">
        <w:t>(IQT)</w:t>
      </w:r>
      <w:bookmarkEnd w:id="6"/>
    </w:p>
    <w:p w14:paraId="795D8639" w14:textId="77777777" w:rsidR="00D463AB" w:rsidRPr="00D463AB" w:rsidRDefault="00D463AB" w:rsidP="002E5DB7"/>
    <w:p w14:paraId="795D863A" w14:textId="77777777" w:rsidR="00FA4265" w:rsidRDefault="00FA4265" w:rsidP="002E5DB7">
      <w:pPr>
        <w:pStyle w:val="Heading2"/>
      </w:pPr>
      <w:bookmarkStart w:id="7" w:name="_Toc29935328"/>
      <w:r>
        <w:t>BAS-0</w:t>
      </w:r>
      <w:r w:rsidR="002166DF">
        <w:t>4</w:t>
      </w:r>
      <w:r>
        <w:t xml:space="preserve">: </w:t>
      </w:r>
      <w:r w:rsidR="002166DF" w:rsidRPr="00E44B96">
        <w:rPr>
          <w:b/>
          <w:bCs/>
        </w:rPr>
        <w:t>AIR TO AIR REFUELLING</w:t>
      </w:r>
      <w:r>
        <w:t xml:space="preserve"> (SQ)</w:t>
      </w:r>
      <w:bookmarkEnd w:id="7"/>
    </w:p>
    <w:p w14:paraId="795D863B" w14:textId="77777777" w:rsidR="00FA608A" w:rsidRDefault="00FA608A" w:rsidP="00FA608A">
      <w:r>
        <w:t>Air- to- air refuelling (AAR) is a critical skill to master. It should be conducted regularly by any pilot, outside of the regular hosted training- and combat events if need be, in order to maintain proficiency.</w:t>
      </w:r>
      <w:r w:rsidR="000D020E">
        <w:t xml:space="preserve"> Familiarisation with the procedures outlined below is essential in order to be able to conduct safe and efficient aerial refuelling operations</w:t>
      </w:r>
      <w:r w:rsidR="00CA603A">
        <w:t xml:space="preserve"> in a multiplayer environment.</w:t>
      </w:r>
    </w:p>
    <w:p w14:paraId="795D863C" w14:textId="77777777" w:rsidR="00FA608A" w:rsidRDefault="00FA608A" w:rsidP="00FA608A"/>
    <w:p w14:paraId="795D863D" w14:textId="77777777"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refuelling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14:paraId="795D863E" w14:textId="77777777" w:rsidR="000D020E" w:rsidRDefault="000D020E" w:rsidP="00FA608A"/>
    <w:p w14:paraId="795D863F" w14:textId="77777777"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 xml:space="preserve">frequency and altitude, and also the location of the tanker track. </w:t>
      </w:r>
    </w:p>
    <w:p w14:paraId="795D8640" w14:textId="77777777" w:rsidR="00D15FA7" w:rsidRDefault="00D15FA7" w:rsidP="00CA603A"/>
    <w:p w14:paraId="795D8641" w14:textId="77777777" w:rsidR="00D15FA7" w:rsidRDefault="00D15FA7" w:rsidP="00CA603A">
      <w:r>
        <w:t>You will most often take fuel from a KC-135.</w:t>
      </w:r>
    </w:p>
    <w:p w14:paraId="795D8642" w14:textId="77777777" w:rsidR="00CA603A" w:rsidRDefault="00CA603A" w:rsidP="00CA603A"/>
    <w:p w14:paraId="795D8643" w14:textId="77777777" w:rsidR="00CA603A" w:rsidRDefault="00CA603A" w:rsidP="00CA603A">
      <w:pPr>
        <w:pStyle w:val="Quote"/>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14:paraId="795D8644" w14:textId="77777777" w:rsidR="00CA603A" w:rsidRDefault="00CA603A" w:rsidP="00FA608A"/>
    <w:p w14:paraId="795D8645" w14:textId="77777777" w:rsidR="00CA603A" w:rsidRDefault="00CA603A" w:rsidP="00FA608A"/>
    <w:p w14:paraId="795D8646" w14:textId="77777777" w:rsidR="00CA603A" w:rsidRDefault="00CA603A" w:rsidP="00FA608A">
      <w:r>
        <w:t>Tankers will typically fly the following “contract":</w:t>
      </w:r>
    </w:p>
    <w:p w14:paraId="795D8647" w14:textId="77777777" w:rsidR="00CA603A" w:rsidRDefault="00CA603A" w:rsidP="00FA608A"/>
    <w:p w14:paraId="795D8648"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40- 50nm racetrack pattern</w:t>
      </w:r>
    </w:p>
    <w:p w14:paraId="795D8649"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14:paraId="795D864A" w14:textId="77777777" w:rsidR="00CA603A" w:rsidRDefault="00CA603A" w:rsidP="00EA6474">
      <w:pPr>
        <w:pStyle w:val="ListParagraph"/>
        <w:numPr>
          <w:ilvl w:val="1"/>
          <w:numId w:val="2"/>
        </w:numPr>
        <w:pBdr>
          <w:top w:val="single" w:sz="4" w:space="1" w:color="auto"/>
          <w:left w:val="single" w:sz="4" w:space="4" w:color="auto"/>
          <w:bottom w:val="single" w:sz="4" w:space="1" w:color="auto"/>
          <w:right w:val="single" w:sz="4" w:space="4" w:color="auto"/>
        </w:pBdr>
      </w:pPr>
      <w:r>
        <w:t>Turns at X degrees of bank</w:t>
      </w:r>
    </w:p>
    <w:p w14:paraId="795D864B" w14:textId="77777777" w:rsidR="00CA603A" w:rsidRDefault="00CA603A" w:rsidP="00FA608A"/>
    <w:p w14:paraId="795D864C" w14:textId="77777777" w:rsidR="000D020E" w:rsidRDefault="000D020E" w:rsidP="00FA608A"/>
    <w:p w14:paraId="795D864D" w14:textId="77777777" w:rsidR="00FF548F" w:rsidRDefault="00FA7BF6" w:rsidP="00FF548F">
      <w:r>
        <w:t xml:space="preserve">Before refuelling, </w:t>
      </w:r>
      <w:r w:rsidR="0033005A">
        <w:t xml:space="preserve">MASTER ARM shall be set to OFF </w:t>
      </w:r>
      <w:r>
        <w:t>and lights set according to SOP or Flight Lead’s instruction.</w:t>
      </w:r>
    </w:p>
    <w:p w14:paraId="795D864E" w14:textId="77777777" w:rsidR="00FF548F" w:rsidRDefault="00FF548F" w:rsidP="00FF548F"/>
    <w:p w14:paraId="795D864F" w14:textId="77777777" w:rsidR="00DC2F89" w:rsidRDefault="00DC2F89">
      <w:pPr>
        <w:contextualSpacing w:val="0"/>
        <w:jc w:val="left"/>
      </w:pPr>
      <w:r>
        <w:br w:type="page"/>
      </w:r>
    </w:p>
    <w:p w14:paraId="795D8650" w14:textId="77777777"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14:paraId="795D8651" w14:textId="77777777" w:rsidR="00FF548F" w:rsidRDefault="00FF548F" w:rsidP="00FF548F"/>
    <w:p w14:paraId="795D8652" w14:textId="77777777" w:rsidR="00FF548F" w:rsidRPr="000F6D15" w:rsidRDefault="00FF548F" w:rsidP="00EA6474">
      <w:pPr>
        <w:pStyle w:val="ListParagraph"/>
        <w:numPr>
          <w:ilvl w:val="0"/>
          <w:numId w:val="3"/>
        </w:numPr>
        <w:rPr>
          <w:b/>
          <w:bCs/>
        </w:rPr>
      </w:pPr>
      <w:r w:rsidRPr="000F6D15">
        <w:rPr>
          <w:b/>
          <w:bCs/>
        </w:rPr>
        <w:t>RENDEVOUZ</w:t>
      </w:r>
    </w:p>
    <w:p w14:paraId="795D8653" w14:textId="77777777" w:rsidR="002616AF" w:rsidRPr="002616AF" w:rsidRDefault="002616AF" w:rsidP="00CA603A">
      <w:pPr>
        <w:rPr>
          <w:i/>
          <w:iCs/>
        </w:rPr>
      </w:pPr>
      <w:r>
        <w:rPr>
          <w:i/>
          <w:iCs/>
        </w:rPr>
        <w:t>Communications and deconfliction</w:t>
      </w:r>
    </w:p>
    <w:p w14:paraId="795D8654" w14:textId="77777777" w:rsidR="00C55A73" w:rsidRDefault="00FA7BF6" w:rsidP="00CA603A">
      <w:r>
        <w:t>When the Flight Lead makes the decision to head for the tanker, he will coordinate with the controlling agency and push the flight to the tanker frequency at an appropriate distance from the tanker, normally about 10- 15nm</w:t>
      </w:r>
      <w:r w:rsidR="006F721C">
        <w:t xml:space="preserve">. </w:t>
      </w:r>
    </w:p>
    <w:p w14:paraId="795D8655" w14:textId="77777777" w:rsidR="00C55A73" w:rsidRDefault="00C55A73" w:rsidP="00CA603A"/>
    <w:p w14:paraId="795D8656" w14:textId="77777777"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14:paraId="795D8657" w14:textId="77777777" w:rsidR="006F721C" w:rsidRDefault="006F721C" w:rsidP="00CA603A"/>
    <w:p w14:paraId="795D8658" w14:textId="77777777" w:rsidR="006F721C" w:rsidRDefault="006F721C" w:rsidP="00CA603A">
      <w:r>
        <w:t>Flight Lead will check in on the tanker frequency, typically with the following:</w:t>
      </w:r>
    </w:p>
    <w:p w14:paraId="795D8659" w14:textId="77777777" w:rsidR="006F721C" w:rsidRDefault="006F721C" w:rsidP="00CA603A"/>
    <w:p w14:paraId="795D865A" w14:textId="77777777" w:rsidR="006F721C" w:rsidRDefault="006F721C" w:rsidP="00EA6474">
      <w:pPr>
        <w:pStyle w:val="ListParagraph"/>
        <w:numPr>
          <w:ilvl w:val="0"/>
          <w:numId w:val="2"/>
        </w:numPr>
      </w:pPr>
      <w:r>
        <w:t>Number and type of aircraft (“Viper is two times F-16…)</w:t>
      </w:r>
    </w:p>
    <w:p w14:paraId="795D865B" w14:textId="77777777" w:rsidR="006F721C" w:rsidRDefault="006F721C" w:rsidP="00EA6474">
      <w:pPr>
        <w:pStyle w:val="ListParagraph"/>
        <w:numPr>
          <w:ilvl w:val="0"/>
          <w:numId w:val="2"/>
        </w:numPr>
      </w:pPr>
      <w:r>
        <w:t>Position (“inbound TEXACO from the North, FL190, 20 miles”)</w:t>
      </w:r>
    </w:p>
    <w:p w14:paraId="795D865C" w14:textId="77777777" w:rsidR="006F721C" w:rsidRDefault="002616AF" w:rsidP="00EA6474">
      <w:pPr>
        <w:pStyle w:val="ListParagraph"/>
        <w:numPr>
          <w:ilvl w:val="0"/>
          <w:numId w:val="2"/>
        </w:numPr>
      </w:pPr>
      <w:r>
        <w:t>Lowest f</w:t>
      </w:r>
      <w:r w:rsidR="006F721C">
        <w:t>uel state</w:t>
      </w:r>
      <w:r>
        <w:t xml:space="preserve"> in the flight</w:t>
      </w:r>
      <w:r w:rsidR="006F721C">
        <w:t xml:space="preserve"> (“fuel six eight</w:t>
      </w:r>
      <w:r>
        <w:t>”, meaning 6800lbs)</w:t>
      </w:r>
    </w:p>
    <w:p w14:paraId="795D865D" w14:textId="77777777" w:rsidR="006F721C" w:rsidRDefault="006F721C" w:rsidP="006F721C"/>
    <w:p w14:paraId="795D865E" w14:textId="77777777"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coordinate deconfliction.</w:t>
      </w:r>
    </w:p>
    <w:p w14:paraId="795D865F" w14:textId="77777777" w:rsidR="002616AF" w:rsidRDefault="002616AF" w:rsidP="002616AF"/>
    <w:p w14:paraId="795D8660" w14:textId="77777777"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14:paraId="795D8661" w14:textId="77777777" w:rsidR="003913DE" w:rsidRDefault="003913DE" w:rsidP="002616AF"/>
    <w:p w14:paraId="795D8662" w14:textId="77777777" w:rsidR="003913DE" w:rsidRDefault="003913DE" w:rsidP="002616AF">
      <w:r>
        <w:t>Call out any positions you are in, and any intentions to shift positions, for example:</w:t>
      </w:r>
    </w:p>
    <w:p w14:paraId="795D8663" w14:textId="77777777" w:rsidR="003913DE" w:rsidRDefault="003913DE" w:rsidP="002616AF"/>
    <w:p w14:paraId="795D8664" w14:textId="77777777" w:rsidR="003913DE" w:rsidRDefault="003913DE" w:rsidP="00EA6474">
      <w:pPr>
        <w:pStyle w:val="ListParagraph"/>
        <w:numPr>
          <w:ilvl w:val="0"/>
          <w:numId w:val="2"/>
        </w:numPr>
      </w:pPr>
      <w:r>
        <w:t>“Two established left observation.”</w:t>
      </w:r>
    </w:p>
    <w:p w14:paraId="795D8665" w14:textId="77777777" w:rsidR="003913DE" w:rsidRDefault="003913DE" w:rsidP="00EA6474">
      <w:pPr>
        <w:pStyle w:val="ListParagraph"/>
        <w:numPr>
          <w:ilvl w:val="0"/>
          <w:numId w:val="2"/>
        </w:numPr>
      </w:pPr>
      <w:r>
        <w:t>“One moving pre-contact.”</w:t>
      </w:r>
    </w:p>
    <w:p w14:paraId="795D8666" w14:textId="77777777" w:rsidR="002616AF" w:rsidRDefault="002616AF" w:rsidP="002616AF"/>
    <w:p w14:paraId="795D8667" w14:textId="77777777" w:rsidR="002616AF" w:rsidRDefault="002616AF" w:rsidP="002616AF"/>
    <w:p w14:paraId="795D8668" w14:textId="77777777" w:rsidR="00FA7BF6" w:rsidRPr="002616AF" w:rsidRDefault="002616AF" w:rsidP="00CA603A">
      <w:pPr>
        <w:rPr>
          <w:i/>
          <w:iCs/>
        </w:rPr>
      </w:pPr>
      <w:r>
        <w:rPr>
          <w:i/>
          <w:iCs/>
        </w:rPr>
        <w:t>The rendezvous:</w:t>
      </w:r>
    </w:p>
    <w:p w14:paraId="795D8669" w14:textId="77777777"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w:t>
      </w:r>
      <w:proofErr w:type="spellStart"/>
      <w:proofErr w:type="gramStart"/>
      <w:r w:rsidRPr="00F13623">
        <w:rPr>
          <w:b/>
          <w:bCs/>
        </w:rPr>
        <w:t>aspect</w:t>
      </w:r>
      <w:r w:rsidR="00F13623">
        <w:rPr>
          <w:b/>
          <w:bCs/>
        </w:rPr>
        <w:t>rendezvous</w:t>
      </w:r>
      <w:proofErr w:type="spellEnd"/>
      <w:r>
        <w:t>(</w:t>
      </w:r>
      <w:proofErr w:type="gramEnd"/>
      <w:r>
        <w:t>i.e. if you’re chasing the tanker), it is relatively straightforward:</w:t>
      </w:r>
    </w:p>
    <w:p w14:paraId="795D866A" w14:textId="77777777" w:rsidR="00CA603A" w:rsidRDefault="00CA603A" w:rsidP="00CA603A"/>
    <w:p w14:paraId="795D866B"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14:paraId="795D866C" w14:textId="77777777" w:rsidR="00CA603A" w:rsidRDefault="00CA603A"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14:paraId="795D866D" w14:textId="77777777" w:rsidR="00CA603A" w:rsidRDefault="00DC2F89" w:rsidP="00EA6474">
      <w:pPr>
        <w:pStyle w:val="ListParagraph"/>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14:paraId="795D866E"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795D866F" w14:textId="77777777" w:rsidR="00DC2F89" w:rsidRDefault="00DC2F89" w:rsidP="00DC2F89"/>
    <w:p w14:paraId="795D8670" w14:textId="77777777" w:rsidR="00F13623" w:rsidRDefault="00DC2F89" w:rsidP="00F13623">
      <w:r>
        <w:t xml:space="preserve">This means that if the tanker is at FL200, you approach at FL190 until you are visual with the </w:t>
      </w:r>
      <w:proofErr w:type="spellStart"/>
      <w:r>
        <w:t>tankerand</w:t>
      </w:r>
      <w:proofErr w:type="spellEnd"/>
      <w:r>
        <w:t xml:space="preserve"> ready to </w:t>
      </w:r>
      <w:r w:rsidR="00F13623">
        <w:t xml:space="preserve">join the left observation position or, if cleared to do so, the pre-contact position. </w:t>
      </w:r>
    </w:p>
    <w:p w14:paraId="795D8671" w14:textId="77777777" w:rsidR="00F13623" w:rsidRDefault="00F13623" w:rsidP="00F13623"/>
    <w:p w14:paraId="795D8672" w14:textId="77777777"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14:paraId="795D8673" w14:textId="77777777" w:rsidR="00F13623" w:rsidRDefault="00F13623" w:rsidP="00F13623"/>
    <w:p w14:paraId="795D8674" w14:textId="77777777" w:rsidR="00CA603A" w:rsidRDefault="00F13623" w:rsidP="00F13623">
      <w:r>
        <w:lastRenderedPageBreak/>
        <w:t xml:space="preserve">For </w:t>
      </w:r>
      <w:r w:rsidRPr="00F13623">
        <w:rPr>
          <w:b/>
          <w:bCs/>
        </w:rPr>
        <w:t>high- aspect rendezvous</w:t>
      </w:r>
      <w:r>
        <w:t xml:space="preserve">, we use </w:t>
      </w:r>
      <w:r w:rsidR="00CA603A">
        <w:t xml:space="preserve">the “fighter turn-on” </w:t>
      </w:r>
      <w:proofErr w:type="spellStart"/>
      <w:proofErr w:type="gramStart"/>
      <w:r w:rsidR="00CA603A">
        <w:t>technique</w:t>
      </w:r>
      <w:r>
        <w:t>.This</w:t>
      </w:r>
      <w:proofErr w:type="spellEnd"/>
      <w:proofErr w:type="gramEnd"/>
      <w:r>
        <w:t xml:space="preserve"> is </w:t>
      </w:r>
      <w:r w:rsidR="00FA7BF6">
        <w:t>a real-life technique designed to provide a standardised and effective method for joining on the tanker</w:t>
      </w:r>
      <w:r w:rsidR="002616AF">
        <w:t>:</w:t>
      </w:r>
    </w:p>
    <w:p w14:paraId="795D8675" w14:textId="77777777" w:rsidR="002616AF" w:rsidRDefault="002616AF" w:rsidP="00F13623"/>
    <w:p w14:paraId="795D8676"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14:paraId="795D8677"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14:paraId="795D8678" w14:textId="77777777" w:rsidR="00792146" w:rsidRDefault="00792146" w:rsidP="00EA6474">
      <w:pPr>
        <w:pStyle w:val="ListParagraph"/>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14:paraId="795D8679" w14:textId="77777777" w:rsidR="00C55A73" w:rsidRDefault="00C55A73" w:rsidP="00EA6474">
      <w:pPr>
        <w:pStyle w:val="ListParagraph"/>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14:paraId="795D867A" w14:textId="77777777" w:rsidR="00C55A73" w:rsidRDefault="00C55A73" w:rsidP="00C55A73">
      <w:pPr>
        <w:pBdr>
          <w:top w:val="single" w:sz="4" w:space="1" w:color="auto"/>
          <w:left w:val="single" w:sz="4" w:space="4" w:color="auto"/>
          <w:bottom w:val="single" w:sz="4" w:space="1" w:color="auto"/>
          <w:right w:val="single" w:sz="4" w:space="4" w:color="auto"/>
        </w:pBdr>
        <w:ind w:left="360"/>
      </w:pPr>
    </w:p>
    <w:p w14:paraId="795D867B" w14:textId="77777777" w:rsidR="00792146" w:rsidRDefault="00792146" w:rsidP="000F6D15">
      <w:pPr>
        <w:pStyle w:val="ListParagraph"/>
        <w:ind w:left="360"/>
      </w:pPr>
    </w:p>
    <w:p w14:paraId="795D867C" w14:textId="77777777" w:rsidR="00792146" w:rsidRDefault="00792146" w:rsidP="00EA6474">
      <w:pPr>
        <w:pStyle w:val="ListParagraph"/>
        <w:numPr>
          <w:ilvl w:val="0"/>
          <w:numId w:val="2"/>
        </w:numPr>
      </w:pPr>
      <w:r>
        <w:t>For a more aggressive rendezvous, start the turn earlier, but only after passing the tanker.</w:t>
      </w:r>
    </w:p>
    <w:p w14:paraId="795D867D" w14:textId="77777777" w:rsidR="00792146" w:rsidRDefault="00792146" w:rsidP="00EA6474">
      <w:pPr>
        <w:pStyle w:val="ListParagraph"/>
        <w:numPr>
          <w:ilvl w:val="0"/>
          <w:numId w:val="2"/>
        </w:numPr>
      </w:pPr>
      <w:r>
        <w:t xml:space="preserve">You can switch to DGFT or MSL OVRD to quickly re-gain radar lock if it is lost during the turn. </w:t>
      </w:r>
    </w:p>
    <w:p w14:paraId="795D867E" w14:textId="77777777" w:rsidR="007F0C6B" w:rsidRDefault="007F0C6B" w:rsidP="00EA6474">
      <w:pPr>
        <w:pStyle w:val="ListParagraph"/>
        <w:numPr>
          <w:ilvl w:val="0"/>
          <w:numId w:val="2"/>
        </w:numPr>
      </w:pPr>
      <w:r>
        <w:t xml:space="preserve">Open the refuelling door </w:t>
      </w:r>
      <w:r w:rsidR="000F6D15">
        <w:t>3-5</w:t>
      </w:r>
      <w:r>
        <w:t xml:space="preserve"> minutes before joining on the tanker, in order to let the </w:t>
      </w:r>
      <w:proofErr w:type="gramStart"/>
      <w:r>
        <w:t>tanks</w:t>
      </w:r>
      <w:proofErr w:type="gramEnd"/>
      <w:r>
        <w:t xml:space="preserve"> depressurise fully before taking fuel.</w:t>
      </w:r>
      <w:r w:rsidR="000F6D15">
        <w:t xml:space="preserve"> At the same time, set your DED repeater on the HUD and bring up the BINGO page to see your current fuel on the HUD while refuelling.</w:t>
      </w:r>
    </w:p>
    <w:p w14:paraId="795D867F" w14:textId="77777777" w:rsidR="007F2DCF" w:rsidRDefault="007F2DCF" w:rsidP="00EA6474">
      <w:pPr>
        <w:pStyle w:val="ListParagraph"/>
        <w:numPr>
          <w:ilvl w:val="0"/>
          <w:numId w:val="2"/>
        </w:numPr>
      </w:pPr>
      <w:r>
        <w:t xml:space="preserve">Make sure you are stable and stick natural when opening the refuelling door, because this will switch the flight control system to landing gains mode with increased sensitivity to assist with AAR. </w:t>
      </w:r>
    </w:p>
    <w:p w14:paraId="795D8680" w14:textId="77777777" w:rsidR="000F6D15" w:rsidRDefault="000F6D15" w:rsidP="00EA6474">
      <w:pPr>
        <w:pStyle w:val="ListParagraph"/>
        <w:numPr>
          <w:ilvl w:val="0"/>
          <w:numId w:val="2"/>
        </w:numPr>
      </w:pPr>
      <w:r>
        <w:t>Note that centreline tanks do not top up completely even if properly depressurised</w:t>
      </w:r>
      <w:r w:rsidR="007F2DCF">
        <w:t>.</w:t>
      </w:r>
    </w:p>
    <w:p w14:paraId="795D8681" w14:textId="77777777" w:rsidR="007F0C6B" w:rsidRDefault="007F0C6B" w:rsidP="007F0C6B">
      <w:pPr>
        <w:pStyle w:val="ListParagraph"/>
      </w:pPr>
    </w:p>
    <w:p w14:paraId="795D8682" w14:textId="77777777" w:rsidR="007F0C6B" w:rsidRDefault="007F0C6B" w:rsidP="007F0C6B">
      <w:pPr>
        <w:pStyle w:val="ListParagraph"/>
      </w:pPr>
    </w:p>
    <w:p w14:paraId="795D8683" w14:textId="77777777" w:rsidR="000F6D15" w:rsidRDefault="002A25D2" w:rsidP="000F6D15">
      <w:pPr>
        <w:keepNext/>
      </w:pPr>
      <w:r>
        <w:rPr>
          <w:noProof/>
        </w:rPr>
        <w:pict w14:anchorId="795D8BA8">
          <v:shape id="_x0000_s1029" type="#_x0000_t202" style="position:absolute;left:0;text-align:left;margin-left:1.5pt;margin-top:196.65pt;width:451.3pt;height:.05pt;z-index:251664384" stroked="f">
            <v:textbox style="mso-fit-shape-to-text:t" inset="0,0,0,0">
              <w:txbxContent>
                <w:p w14:paraId="795D8BFA" w14:textId="77777777" w:rsidR="002D2D0F" w:rsidRPr="001262AC" w:rsidRDefault="002D2D0F" w:rsidP="003913DE">
                  <w:pPr>
                    <w:pStyle w:val="Caption"/>
                    <w:rPr>
                      <w:noProof/>
                    </w:rPr>
                  </w:pPr>
                  <w:r>
                    <w:t xml:space="preserve">Figure </w:t>
                  </w:r>
                  <w:r w:rsidR="002A25D2">
                    <w:fldChar w:fldCharType="begin"/>
                  </w:r>
                  <w:r w:rsidR="002A25D2">
                    <w:instrText xml:space="preserve"> SEQ Figure \* ARABIC </w:instrText>
                  </w:r>
                  <w:r w:rsidR="002A25D2">
                    <w:fldChar w:fldCharType="separate"/>
                  </w:r>
                  <w:r>
                    <w:rPr>
                      <w:noProof/>
                    </w:rPr>
                    <w:t>1</w:t>
                  </w:r>
                  <w:r w:rsidR="002A25D2">
                    <w:rPr>
                      <w:noProof/>
                    </w:rPr>
                    <w:fldChar w:fldCharType="end"/>
                  </w:r>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14:anchorId="795D8BA9" wp14:editId="795D8BAA">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17445"/>
                    </a:xfrm>
                    <a:prstGeom prst="rect">
                      <a:avLst/>
                    </a:prstGeom>
                    <a:ln>
                      <a:solidFill>
                        <a:schemeClr val="accent2"/>
                      </a:solidFill>
                    </a:ln>
                  </pic:spPr>
                </pic:pic>
              </a:graphicData>
            </a:graphic>
          </wp:anchor>
        </w:drawing>
      </w:r>
    </w:p>
    <w:p w14:paraId="795D8684" w14:textId="77777777" w:rsidR="007F0C6B" w:rsidRPr="007F0C6B" w:rsidRDefault="007F0C6B" w:rsidP="007F0C6B"/>
    <w:p w14:paraId="795D8685" w14:textId="77777777" w:rsidR="007F0C6B" w:rsidRDefault="007F0C6B" w:rsidP="007F0C6B"/>
    <w:p w14:paraId="795D8686" w14:textId="77777777" w:rsidR="007F0C6B" w:rsidRPr="000F6D15" w:rsidRDefault="00FF548F" w:rsidP="00EA6474">
      <w:pPr>
        <w:pStyle w:val="ListParagraph"/>
        <w:numPr>
          <w:ilvl w:val="0"/>
          <w:numId w:val="3"/>
        </w:numPr>
        <w:rPr>
          <w:b/>
          <w:bCs/>
        </w:rPr>
      </w:pPr>
      <w:r w:rsidRPr="000F6D15">
        <w:rPr>
          <w:b/>
          <w:bCs/>
        </w:rPr>
        <w:t>LEFT OBSERVATION</w:t>
      </w:r>
    </w:p>
    <w:p w14:paraId="795D8687" w14:textId="77777777"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observation to avoid any confusion.</w:t>
      </w:r>
    </w:p>
    <w:p w14:paraId="795D8688" w14:textId="77777777" w:rsidR="00C55A73" w:rsidRDefault="00C55A73" w:rsidP="00C55A73"/>
    <w:p w14:paraId="795D8689" w14:textId="77777777"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Regardless:</w:t>
      </w:r>
    </w:p>
    <w:p w14:paraId="795D868A" w14:textId="77777777" w:rsidR="00C55A73" w:rsidRDefault="00C55A73" w:rsidP="00C55A73"/>
    <w:p w14:paraId="795D868B" w14:textId="77777777" w:rsidR="00C55A73" w:rsidRDefault="006B078C" w:rsidP="00EA6474">
      <w:pPr>
        <w:pStyle w:val="ListParagraph"/>
        <w:numPr>
          <w:ilvl w:val="0"/>
          <w:numId w:val="2"/>
        </w:numPr>
      </w:pPr>
      <w:r>
        <w:t>Only move to left observation or pre-contact when cleared to do so by flight lead.</w:t>
      </w:r>
    </w:p>
    <w:p w14:paraId="795D868C" w14:textId="77777777" w:rsidR="006B078C" w:rsidRDefault="006B078C" w:rsidP="00EA6474">
      <w:pPr>
        <w:pStyle w:val="ListParagraph"/>
        <w:numPr>
          <w:ilvl w:val="0"/>
          <w:numId w:val="2"/>
        </w:numPr>
      </w:pPr>
      <w:r>
        <w:t>Once in the left observation position, all subsequent positions are flown referencing the tanker (</w:t>
      </w:r>
      <w:proofErr w:type="spellStart"/>
      <w:r w:rsidR="009C5DC1">
        <w:t>not</w:t>
      </w:r>
      <w:proofErr w:type="spellEnd"/>
      <w:r>
        <w:t xml:space="preserve"> other aircraft in the flight). This is in order to allow the receiving aircraft freedom of movement around the pre- contact position.</w:t>
      </w:r>
    </w:p>
    <w:p w14:paraId="795D868D" w14:textId="77777777" w:rsidR="009C5DC1" w:rsidRDefault="009C5DC1" w:rsidP="00EA6474">
      <w:pPr>
        <w:pStyle w:val="ListParagraph"/>
        <w:numPr>
          <w:ilvl w:val="0"/>
          <w:numId w:val="2"/>
        </w:numPr>
      </w:pPr>
      <w:r>
        <w:t>If there’s more than one aircraft in the left observation (or right), only the innermost aircraft references the tanker; other aircraft reference the next aircraft.</w:t>
      </w:r>
    </w:p>
    <w:p w14:paraId="795D868E" w14:textId="77777777" w:rsidR="009C5DC1" w:rsidRDefault="009C5DC1" w:rsidP="00EA6474">
      <w:pPr>
        <w:pStyle w:val="ListParagraph"/>
        <w:numPr>
          <w:ilvl w:val="0"/>
          <w:numId w:val="2"/>
        </w:numPr>
      </w:pPr>
      <w:r>
        <w:t>Be careful to maintain a constant distance, particularly if there are other aircraft in the observation position.</w:t>
      </w:r>
    </w:p>
    <w:p w14:paraId="795D868F" w14:textId="77777777" w:rsidR="009C5DC1" w:rsidRDefault="009C5DC1" w:rsidP="009C5DC1"/>
    <w:p w14:paraId="795D8690" w14:textId="77777777" w:rsidR="009C5DC1" w:rsidRDefault="009C5DC1" w:rsidP="009C5DC1">
      <w:pPr>
        <w:pStyle w:val="ListParagraph"/>
      </w:pPr>
    </w:p>
    <w:p w14:paraId="795D8691" w14:textId="77777777" w:rsidR="009C5DC1" w:rsidRDefault="006B078C"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14:paraId="795D8692" w14:textId="77777777" w:rsidR="009C5DC1" w:rsidRDefault="009C5DC1"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14:paraId="795D8693" w14:textId="77777777" w:rsidR="009C5DC1" w:rsidRDefault="009C5DC1" w:rsidP="009C5DC1">
      <w:pPr>
        <w:pBdr>
          <w:top w:val="single" w:sz="4" w:space="1" w:color="auto"/>
          <w:left w:val="single" w:sz="4" w:space="4" w:color="auto"/>
          <w:bottom w:val="single" w:sz="4" w:space="1" w:color="auto"/>
          <w:right w:val="single" w:sz="4" w:space="4" w:color="auto"/>
        </w:pBdr>
        <w:ind w:left="360"/>
      </w:pPr>
    </w:p>
    <w:p w14:paraId="795D8694" w14:textId="77777777" w:rsidR="00C55A73" w:rsidRDefault="00C55A73" w:rsidP="00C55A73"/>
    <w:p w14:paraId="795D8695" w14:textId="77777777" w:rsidR="00C55A73" w:rsidRDefault="009C5DC1" w:rsidP="00C55A73">
      <w:r>
        <w:t>Note that if you’re training, the instructor pilot may fly aft of the proper position in order to be in a better position to observe.</w:t>
      </w:r>
    </w:p>
    <w:p w14:paraId="795D8696" w14:textId="77777777" w:rsidR="009C5DC1" w:rsidRDefault="009C5DC1" w:rsidP="00C55A73"/>
    <w:p w14:paraId="795D8697" w14:textId="77777777" w:rsidR="00C55A73" w:rsidRDefault="00C55A73" w:rsidP="00C55A73"/>
    <w:p w14:paraId="795D8698" w14:textId="77777777" w:rsidR="00FF548F" w:rsidRDefault="00FF548F" w:rsidP="00EA6474">
      <w:pPr>
        <w:pStyle w:val="ListParagraph"/>
        <w:numPr>
          <w:ilvl w:val="0"/>
          <w:numId w:val="3"/>
        </w:numPr>
        <w:rPr>
          <w:b/>
          <w:bCs/>
        </w:rPr>
      </w:pPr>
      <w:r w:rsidRPr="000F6D15">
        <w:rPr>
          <w:b/>
          <w:bCs/>
        </w:rPr>
        <w:t>PRE-CONTACT</w:t>
      </w:r>
    </w:p>
    <w:p w14:paraId="795D8699" w14:textId="77777777"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14:paraId="795D869A" w14:textId="77777777" w:rsidR="00161B5D" w:rsidRDefault="00161B5D" w:rsidP="009C5DC1"/>
    <w:p w14:paraId="795D869B"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14:paraId="795D869C"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14:paraId="795D869D" w14:textId="77777777" w:rsidR="00161B5D"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Stabilise speed and </w:t>
      </w:r>
      <w:proofErr w:type="gramStart"/>
      <w:r>
        <w:t>attitude, and</w:t>
      </w:r>
      <w:proofErr w:type="gramEnd"/>
      <w:r>
        <w:t xml:space="preserve"> give the “ready pre-contact” radio call.</w:t>
      </w:r>
    </w:p>
    <w:p w14:paraId="795D869E" w14:textId="77777777" w:rsidR="00AA058F" w:rsidRDefault="00161B5D" w:rsidP="00EA6474">
      <w:pPr>
        <w:pStyle w:val="ListParagraph"/>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14:paraId="795D869F" w14:textId="77777777" w:rsidR="00AA058F" w:rsidRDefault="00AA058F" w:rsidP="00AA058F">
      <w:pPr>
        <w:pBdr>
          <w:top w:val="single" w:sz="4" w:space="1" w:color="auto"/>
          <w:left w:val="single" w:sz="4" w:space="4" w:color="auto"/>
          <w:bottom w:val="single" w:sz="4" w:space="1" w:color="auto"/>
          <w:right w:val="single" w:sz="4" w:space="4" w:color="auto"/>
        </w:pBdr>
        <w:ind w:left="360"/>
      </w:pPr>
    </w:p>
    <w:p w14:paraId="795D86A0" w14:textId="77777777" w:rsidR="00161B5D" w:rsidRDefault="00161B5D" w:rsidP="00161B5D"/>
    <w:p w14:paraId="795D86A1" w14:textId="77777777" w:rsidR="00161B5D" w:rsidRDefault="00161B5D" w:rsidP="00161B5D"/>
    <w:p w14:paraId="795D86A2" w14:textId="77777777"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w:t>
      </w:r>
      <w:proofErr w:type="gramStart"/>
      <w:r w:rsidR="00AA058F">
        <w:t>advice</w:t>
      </w:r>
      <w:proofErr w:type="gramEnd"/>
      <w:r w:rsidR="00AA058F">
        <w:t xml:space="preserv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14:paraId="795D86A3" w14:textId="77777777" w:rsidR="00AA058F" w:rsidRDefault="00AA058F" w:rsidP="00161B5D"/>
    <w:p w14:paraId="795D86A4" w14:textId="77777777"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 xml:space="preserve">Keep it simple, use Mk.1 eyeball and practise. The Viper is actually quite easy to refuel compared to many other jets: the boom keeps you stable, the throttle is </w:t>
      </w:r>
      <w:proofErr w:type="gramStart"/>
      <w:r>
        <w:t>responsive</w:t>
      </w:r>
      <w:proofErr w:type="gramEnd"/>
      <w:r>
        <w:t xml:space="preserve"> and you have great visibility.</w:t>
      </w:r>
    </w:p>
    <w:p w14:paraId="795D86A5" w14:textId="77777777" w:rsidR="009C5DC1" w:rsidRDefault="009C5DC1" w:rsidP="009C5DC1"/>
    <w:p w14:paraId="795D86A6" w14:textId="77777777" w:rsidR="009C5DC1" w:rsidRPr="009C5DC1" w:rsidRDefault="009C5DC1" w:rsidP="009C5DC1"/>
    <w:p w14:paraId="795D86A7" w14:textId="77777777" w:rsidR="00FF548F" w:rsidRDefault="00FF548F" w:rsidP="00EA6474">
      <w:pPr>
        <w:pStyle w:val="ListParagraph"/>
        <w:numPr>
          <w:ilvl w:val="0"/>
          <w:numId w:val="3"/>
        </w:numPr>
        <w:rPr>
          <w:b/>
          <w:bCs/>
        </w:rPr>
      </w:pPr>
      <w:r w:rsidRPr="000F6D15">
        <w:rPr>
          <w:b/>
          <w:bCs/>
        </w:rPr>
        <w:t>CONTACT</w:t>
      </w:r>
    </w:p>
    <w:p w14:paraId="795D86A8" w14:textId="77777777" w:rsidR="00EB0F62" w:rsidRDefault="00EB0F62" w:rsidP="00EB0F62">
      <w:r>
        <w:t>The contact position is where the boom connects to your jet, and you take fuel.</w:t>
      </w:r>
    </w:p>
    <w:p w14:paraId="795D86A9" w14:textId="77777777" w:rsidR="00EB0F62" w:rsidRDefault="00EB0F62" w:rsidP="00EB0F62"/>
    <w:p w14:paraId="795D86AA" w14:textId="77777777" w:rsidR="00EB0F62"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14:paraId="795D86AB" w14:textId="77777777" w:rsidR="003E76AB"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 xml:space="preserve">Either reference the yellow centre line and let the boom pass directly over you, or offset slight to the left and let it pass slightly high and </w:t>
      </w:r>
      <w:proofErr w:type="gramStart"/>
      <w:r>
        <w:t>left.*</w:t>
      </w:r>
      <w:proofErr w:type="gramEnd"/>
    </w:p>
    <w:p w14:paraId="795D86AC" w14:textId="77777777" w:rsidR="001F63B7" w:rsidRDefault="003E76AB" w:rsidP="00EA6474">
      <w:pPr>
        <w:pStyle w:val="ListParagraph"/>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14:paraId="795D86AD" w14:textId="77777777" w:rsidR="00B040C1" w:rsidRDefault="007A0367" w:rsidP="00EA6474">
      <w:pPr>
        <w:pStyle w:val="ListParagraph"/>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14:paraId="795D86AE" w14:textId="77777777" w:rsidR="001F63B7" w:rsidRDefault="001F63B7" w:rsidP="001F63B7">
      <w:pPr>
        <w:pBdr>
          <w:top w:val="single" w:sz="4" w:space="1" w:color="auto"/>
          <w:left w:val="single" w:sz="4" w:space="4" w:color="auto"/>
          <w:bottom w:val="single" w:sz="4" w:space="1" w:color="auto"/>
          <w:right w:val="single" w:sz="4" w:space="4" w:color="auto"/>
        </w:pBdr>
        <w:ind w:left="360"/>
      </w:pPr>
    </w:p>
    <w:p w14:paraId="795D86AF" w14:textId="77777777" w:rsidR="001F63B7" w:rsidRDefault="001F63B7" w:rsidP="001F63B7"/>
    <w:p w14:paraId="795D86B0" w14:textId="77777777" w:rsidR="00C36643" w:rsidRDefault="002A25D2" w:rsidP="001F63B7">
      <w:r>
        <w:rPr>
          <w:noProof/>
        </w:rPr>
        <w:pict w14:anchorId="795D8BAB">
          <v:shape id="_x0000_s1028" type="#_x0000_t202" style="position:absolute;left:0;text-align:left;margin-left:1.5pt;margin-top:233.45pt;width:451.3pt;height:.05pt;z-index:251661312" stroked="f">
            <v:textbox style="mso-fit-shape-to-text:t" inset="0,0,0,0">
              <w:txbxContent>
                <w:p w14:paraId="795D8BFB" w14:textId="77777777" w:rsidR="002D2D0F" w:rsidRPr="00D91DE8" w:rsidRDefault="002D2D0F" w:rsidP="00C36643">
                  <w:pPr>
                    <w:pStyle w:val="Caption"/>
                    <w:rPr>
                      <w:noProof/>
                    </w:rPr>
                  </w:pPr>
                  <w:r>
                    <w:t xml:space="preserve">Figure </w:t>
                  </w:r>
                  <w:r w:rsidR="002A25D2">
                    <w:fldChar w:fldCharType="begin"/>
                  </w:r>
                  <w:r w:rsidR="002A25D2">
                    <w:instrText xml:space="preserve"> SEQ Figure \* ARABIC </w:instrText>
                  </w:r>
                  <w:r w:rsidR="002A25D2">
                    <w:fldChar w:fldCharType="separate"/>
                  </w:r>
                  <w:r>
                    <w:rPr>
                      <w:noProof/>
                    </w:rPr>
                    <w:t>2</w:t>
                  </w:r>
                  <w:r w:rsidR="002A25D2">
                    <w:rPr>
                      <w:noProof/>
                    </w:rPr>
                    <w:fldChar w:fldCharType="end"/>
                  </w:r>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14:anchorId="795D8BAC" wp14:editId="795D8BAD">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584450"/>
                    </a:xfrm>
                    <a:prstGeom prst="rect">
                      <a:avLst/>
                    </a:prstGeom>
                    <a:ln>
                      <a:solidFill>
                        <a:schemeClr val="accent2"/>
                      </a:solidFill>
                    </a:ln>
                  </pic:spPr>
                </pic:pic>
              </a:graphicData>
            </a:graphic>
          </wp:anchor>
        </w:drawing>
      </w:r>
    </w:p>
    <w:p w14:paraId="795D86B1" w14:textId="77777777" w:rsidR="00C36643" w:rsidRDefault="00C36643" w:rsidP="001F63B7"/>
    <w:p w14:paraId="795D86B2" w14:textId="77777777" w:rsidR="00C36643" w:rsidRDefault="00C36643" w:rsidP="001F63B7"/>
    <w:p w14:paraId="795D86B3" w14:textId="77777777" w:rsidR="001F63B7" w:rsidRDefault="00C36643" w:rsidP="001F63B7">
      <w:r>
        <w:t>The difficult part is of course to maintain the correct position:</w:t>
      </w:r>
    </w:p>
    <w:p w14:paraId="795D86B4" w14:textId="77777777" w:rsidR="001F63B7" w:rsidRDefault="001F63B7" w:rsidP="001F63B7"/>
    <w:p w14:paraId="795D86B5" w14:textId="77777777" w:rsidR="001F63B7" w:rsidRDefault="001F63B7" w:rsidP="00EA6474">
      <w:pPr>
        <w:pStyle w:val="ListParagraph"/>
        <w:numPr>
          <w:ilvl w:val="0"/>
          <w:numId w:val="2"/>
        </w:numPr>
      </w:pPr>
      <w:r>
        <w:t>Make only small input corrections,</w:t>
      </w:r>
    </w:p>
    <w:p w14:paraId="795D86B6" w14:textId="77777777" w:rsidR="001F63B7" w:rsidRDefault="001F63B7" w:rsidP="00EA6474">
      <w:pPr>
        <w:pStyle w:val="ListParagraph"/>
        <w:numPr>
          <w:ilvl w:val="0"/>
          <w:numId w:val="2"/>
        </w:numPr>
      </w:pPr>
      <w:r>
        <w:t>In one axis (up/down, left/right, forward/aft) at the time, and</w:t>
      </w:r>
    </w:p>
    <w:p w14:paraId="795D86B7" w14:textId="77777777" w:rsidR="00B040C1" w:rsidRDefault="00B040C1" w:rsidP="00EA6474">
      <w:pPr>
        <w:pStyle w:val="ListParagraph"/>
        <w:numPr>
          <w:ilvl w:val="0"/>
          <w:numId w:val="2"/>
        </w:numPr>
      </w:pPr>
      <w:r>
        <w:t>W</w:t>
      </w:r>
      <w:r w:rsidR="001F63B7">
        <w:t>ait to see the effect of each correction.</w:t>
      </w:r>
    </w:p>
    <w:p w14:paraId="795D86B8" w14:textId="77777777" w:rsidR="00B040C1" w:rsidRDefault="00B040C1" w:rsidP="00B040C1">
      <w:pPr>
        <w:ind w:left="360"/>
      </w:pPr>
    </w:p>
    <w:p w14:paraId="795D86B9" w14:textId="77777777" w:rsidR="00B040C1" w:rsidRDefault="00B040C1" w:rsidP="00B040C1">
      <w:pPr>
        <w:ind w:left="360"/>
      </w:pPr>
      <w:r>
        <w:t>The three points above are very important</w:t>
      </w:r>
      <w:del w:id="8" w:author="Adam Arkley" w:date="2020-02-22T11:48:00Z">
        <w:r w:rsidDel="00AA142F">
          <w:delText>,</w:delText>
        </w:r>
      </w:del>
      <w:r>
        <w:t xml:space="preserve"> and should be done as a continuous process. By only correcting one thing at a time and waiting to see the effect, you effectively prevent pilot- induced oscillations, where you compound the behaviour you want to negate by essentially piling corrections on top of each other. This is a common mistake.</w:t>
      </w:r>
    </w:p>
    <w:p w14:paraId="795D86BA" w14:textId="77777777" w:rsidR="00B040C1" w:rsidRDefault="00B040C1" w:rsidP="00B040C1"/>
    <w:p w14:paraId="795D86BB" w14:textId="77777777" w:rsidR="007A0367" w:rsidRDefault="007A0367" w:rsidP="00B040C1"/>
    <w:p w14:paraId="795D86BC" w14:textId="77777777" w:rsidR="00392AA3" w:rsidRDefault="00392AA3" w:rsidP="00EA6474">
      <w:pPr>
        <w:pStyle w:val="ListParagraph"/>
        <w:numPr>
          <w:ilvl w:val="0"/>
          <w:numId w:val="2"/>
        </w:numPr>
      </w:pPr>
      <w:r>
        <w:t>The boom moves very suddenly as you approach for contact. Do not chase the boom, fly off the director lights.</w:t>
      </w:r>
    </w:p>
    <w:p w14:paraId="795D86BD" w14:textId="77777777" w:rsidR="001F63B7" w:rsidRDefault="001F63B7" w:rsidP="00EA6474">
      <w:pPr>
        <w:pStyle w:val="ListParagraph"/>
        <w:numPr>
          <w:ilvl w:val="0"/>
          <w:numId w:val="2"/>
        </w:numPr>
      </w:pPr>
      <w:r>
        <w:t>Mentally preface the director lights with the word “GO”. I.e. GO aft, GO down.</w:t>
      </w:r>
    </w:p>
    <w:p w14:paraId="795D86BE" w14:textId="77777777" w:rsidR="001F63B7" w:rsidRDefault="001F63B7" w:rsidP="00EA6474">
      <w:pPr>
        <w:pStyle w:val="ListParagraph"/>
        <w:numPr>
          <w:ilvl w:val="0"/>
          <w:numId w:val="2"/>
        </w:numPr>
      </w:pPr>
      <w:r>
        <w:t>Continuously cross- reference the director lights with the tanker itself: in time, you will develop a “mental image” and feel for your ideal position.</w:t>
      </w:r>
    </w:p>
    <w:p w14:paraId="795D86BF" w14:textId="77777777" w:rsidR="001F63B7" w:rsidRDefault="001F63B7" w:rsidP="00EA6474">
      <w:pPr>
        <w:pStyle w:val="ListParagraph"/>
        <w:numPr>
          <w:ilvl w:val="0"/>
          <w:numId w:val="2"/>
        </w:numPr>
      </w:pPr>
      <w:r>
        <w:t>Some pilots like to “wiggle” the throttle, that is, making continuous but very small back-and forth corrections instead of trying to match the tanker speed precisely.</w:t>
      </w:r>
    </w:p>
    <w:p w14:paraId="795D86C0" w14:textId="77777777" w:rsidR="00B040C1" w:rsidRDefault="00B040C1" w:rsidP="00EA6474">
      <w:pPr>
        <w:pStyle w:val="ListParagraph"/>
        <w:numPr>
          <w:ilvl w:val="0"/>
          <w:numId w:val="2"/>
        </w:numPr>
      </w:pPr>
      <w:r>
        <w:t>If you start seeing oscillations or struggle with anything, slide back to pre-contact, re-stabilise and try again from a stabilised position.</w:t>
      </w:r>
    </w:p>
    <w:p w14:paraId="795D86C1" w14:textId="77777777" w:rsidR="00C36643" w:rsidRDefault="00C36643" w:rsidP="00EA6474">
      <w:pPr>
        <w:pStyle w:val="ListParagraph"/>
        <w:numPr>
          <w:ilvl w:val="0"/>
          <w:numId w:val="2"/>
        </w:numPr>
      </w:pPr>
      <w:r>
        <w:lastRenderedPageBreak/>
        <w:t>Note that if you have a disconnect but is not directed back to the pre-contact, the boom operator may take some time before he is able to re-connect. All you can do is to verify that the AR/NWS light says “RDY” and maintain formation.</w:t>
      </w:r>
    </w:p>
    <w:p w14:paraId="795D86C2" w14:textId="77777777" w:rsidR="00B040C1" w:rsidRDefault="00B040C1" w:rsidP="00B040C1"/>
    <w:p w14:paraId="795D86C3" w14:textId="77777777" w:rsidR="001F63B7" w:rsidRDefault="001F63B7" w:rsidP="00EA6474">
      <w:pPr>
        <w:pStyle w:val="ListParagraph"/>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because you’ve extended the boom</w:t>
      </w:r>
      <w:r w:rsidR="00B040C1">
        <w:t xml:space="preserve"> as well as its angle by going down.</w:t>
      </w:r>
    </w:p>
    <w:p w14:paraId="795D86C4" w14:textId="77777777" w:rsidR="00B040C1" w:rsidRDefault="00B040C1" w:rsidP="00EA6474">
      <w:pPr>
        <w:pStyle w:val="ListParagraph"/>
        <w:numPr>
          <w:ilvl w:val="0"/>
          <w:numId w:val="2"/>
        </w:numPr>
      </w:pPr>
      <w:r>
        <w:t>The director lights will only give you up/down and forward/ aft directives, not left/ right. Use the yellow centre line marker on the belly of the tanker.</w:t>
      </w:r>
    </w:p>
    <w:p w14:paraId="795D86C5" w14:textId="77777777" w:rsidR="007A0367" w:rsidRDefault="007A0367" w:rsidP="00EA6474">
      <w:pPr>
        <w:pStyle w:val="ListParagraph"/>
        <w:numPr>
          <w:ilvl w:val="0"/>
          <w:numId w:val="2"/>
        </w:numPr>
      </w:pPr>
      <w:r>
        <w:t xml:space="preserve">Upon disconnecting, the aircraft may tend to go forward due to the lack of </w:t>
      </w:r>
      <w:proofErr w:type="gramStart"/>
      <w:r>
        <w:t>back-pressure</w:t>
      </w:r>
      <w:proofErr w:type="gramEnd"/>
      <w:r>
        <w:t xml:space="preserve"> from the boom. You can anticipate this by monitoring the fuel quantity.</w:t>
      </w:r>
    </w:p>
    <w:p w14:paraId="795D86C6" w14:textId="77777777" w:rsidR="001F63B7" w:rsidRDefault="001F63B7" w:rsidP="001F63B7"/>
    <w:p w14:paraId="795D86C7" w14:textId="77777777" w:rsidR="003E76AB" w:rsidRDefault="003E76AB" w:rsidP="003E76AB"/>
    <w:p w14:paraId="795D86C8" w14:textId="77777777" w:rsidR="003E76AB" w:rsidRDefault="003E76AB" w:rsidP="003E76AB">
      <w:r>
        <w:t>* These are two techniques with different advantages and disadvantages. Find the one you’re most comfortable with:</w:t>
      </w:r>
    </w:p>
    <w:p w14:paraId="795D86C9" w14:textId="77777777" w:rsidR="003E76AB" w:rsidRDefault="003E76AB" w:rsidP="00EA6474">
      <w:pPr>
        <w:pStyle w:val="ListParagraph"/>
        <w:numPr>
          <w:ilvl w:val="0"/>
          <w:numId w:val="4"/>
        </w:numPr>
      </w:pPr>
      <w:r>
        <w:t>Using the “centre line” technique, it is easier to maintain lateral position, but a bit more difficult to establish the correct vertical position after passing the boom than the “left pass” technique, because your aircraft will be lower in order to allow the boom to pass the canopy bubble;</w:t>
      </w:r>
    </w:p>
    <w:p w14:paraId="795D86CA" w14:textId="77777777" w:rsidR="003E76AB" w:rsidRDefault="003E76AB" w:rsidP="00EA6474">
      <w:pPr>
        <w:pStyle w:val="ListParagraph"/>
        <w:numPr>
          <w:ilvl w:val="0"/>
          <w:numId w:val="4"/>
        </w:numPr>
      </w:pPr>
      <w:r>
        <w:t>Using the “left pass” technique, horizontal position is easier because you have less distance to move up after passing the boom, however, you will be off- centre and need to slide into position to the right.</w:t>
      </w:r>
    </w:p>
    <w:p w14:paraId="795D86CB" w14:textId="77777777" w:rsidR="00392AA3" w:rsidRDefault="00392AA3" w:rsidP="00392AA3">
      <w:pPr>
        <w:pStyle w:val="ListParagraph"/>
      </w:pPr>
    </w:p>
    <w:p w14:paraId="795D86CC" w14:textId="77777777" w:rsidR="007A0367" w:rsidRDefault="007A0367" w:rsidP="003E76AB"/>
    <w:p w14:paraId="795D86CD" w14:textId="77777777" w:rsidR="003E76AB" w:rsidRDefault="007A0367" w:rsidP="003E76AB">
      <w:r>
        <w:t>BREAKAWAY</w:t>
      </w:r>
    </w:p>
    <w:p w14:paraId="795D86CE" w14:textId="77777777"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14:paraId="795D86CF" w14:textId="77777777" w:rsidR="007A0367" w:rsidRDefault="007A0367" w:rsidP="00EB0F62"/>
    <w:p w14:paraId="795D86D0" w14:textId="77777777" w:rsidR="007A0367" w:rsidRDefault="007A0367" w:rsidP="00EB0F62">
      <w:r>
        <w:t>Aircraft in the observation positions maintains formation if it is safe to do so.</w:t>
      </w:r>
    </w:p>
    <w:p w14:paraId="795D86D1" w14:textId="77777777" w:rsidR="007A0367" w:rsidRDefault="007A0367" w:rsidP="00EB0F62"/>
    <w:p w14:paraId="795D86D2" w14:textId="77777777" w:rsidR="007A0367" w:rsidRDefault="007A0367" w:rsidP="00EB0F62"/>
    <w:p w14:paraId="795D86D3" w14:textId="77777777" w:rsidR="00EB0F62" w:rsidRPr="00EB0F62" w:rsidRDefault="00EB0F62" w:rsidP="00EB0F62"/>
    <w:p w14:paraId="795D86D4" w14:textId="77777777" w:rsidR="00FF548F" w:rsidRDefault="00FF548F" w:rsidP="00EA6474">
      <w:pPr>
        <w:pStyle w:val="ListParagraph"/>
        <w:numPr>
          <w:ilvl w:val="0"/>
          <w:numId w:val="3"/>
        </w:numPr>
        <w:rPr>
          <w:b/>
          <w:bCs/>
        </w:rPr>
      </w:pPr>
      <w:r w:rsidRPr="000F6D15">
        <w:rPr>
          <w:b/>
          <w:bCs/>
        </w:rPr>
        <w:t>RIGHT OBSERVATION</w:t>
      </w:r>
    </w:p>
    <w:p w14:paraId="795D86D5" w14:textId="77777777" w:rsidR="003913DE" w:rsidRDefault="003913DE" w:rsidP="003913DE">
      <w:r>
        <w:t xml:space="preserve">Right observation is the mirror image of left observation: </w:t>
      </w:r>
    </w:p>
    <w:p w14:paraId="795D86D6" w14:textId="77777777" w:rsidR="003913DE" w:rsidRDefault="003913DE" w:rsidP="003913DE"/>
    <w:p w14:paraId="795D86D7"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14:paraId="795D86D8"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14:paraId="795D86D9"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Flow into the first open slot.</w:t>
      </w:r>
    </w:p>
    <w:p w14:paraId="795D86DA" w14:textId="77777777" w:rsidR="003913DE" w:rsidRDefault="003913DE" w:rsidP="00EA6474">
      <w:pPr>
        <w:pStyle w:val="ListParagraph"/>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14:paraId="795D86DB" w14:textId="77777777" w:rsidR="003913DE" w:rsidRDefault="003913DE" w:rsidP="003913DE">
      <w:pPr>
        <w:pBdr>
          <w:top w:val="single" w:sz="4" w:space="1" w:color="auto"/>
          <w:left w:val="single" w:sz="4" w:space="4" w:color="auto"/>
          <w:bottom w:val="single" w:sz="4" w:space="1" w:color="auto"/>
          <w:right w:val="single" w:sz="4" w:space="4" w:color="auto"/>
        </w:pBdr>
        <w:ind w:left="360"/>
      </w:pPr>
    </w:p>
    <w:p w14:paraId="795D86DC" w14:textId="77777777" w:rsidR="003913DE" w:rsidRDefault="003913DE" w:rsidP="003913DE"/>
    <w:p w14:paraId="795D86DD" w14:textId="77777777" w:rsidR="00FF548F" w:rsidRDefault="007F2DCF" w:rsidP="00FF548F">
      <w:r>
        <w:t xml:space="preserve">Note that when you close the refuelling door, the flight control system will revert back from landing gains to normal operations. It is important to be stabilised with the stick in neutral when you do, because this will cause an increase in control input thresholds and thereby increased control surface movement. Doing so while manoeuvring will cause a slight “jump”, which can be </w:t>
      </w:r>
      <w:r w:rsidR="00E738AA">
        <w:t>hazardous</w:t>
      </w:r>
      <w:r>
        <w:t xml:space="preserve"> in tight formations.</w:t>
      </w:r>
    </w:p>
    <w:p w14:paraId="795D86DE" w14:textId="77777777" w:rsidR="00FF548F" w:rsidRDefault="00FF548F" w:rsidP="00FF548F"/>
    <w:p w14:paraId="795D86DF" w14:textId="77777777" w:rsidR="00CA4141" w:rsidRDefault="00CA4141" w:rsidP="002E5DB7">
      <w:pPr>
        <w:pStyle w:val="Heading2"/>
      </w:pPr>
      <w:r>
        <w:br w:type="page"/>
      </w:r>
    </w:p>
    <w:p w14:paraId="795D86E0" w14:textId="77777777" w:rsidR="002166DF" w:rsidRDefault="001308BE" w:rsidP="002E5DB7">
      <w:pPr>
        <w:pStyle w:val="Heading2"/>
      </w:pPr>
      <w:bookmarkStart w:id="9" w:name="_Toc29935329"/>
      <w:r>
        <w:lastRenderedPageBreak/>
        <w:t>BAS-05</w:t>
      </w:r>
      <w:r w:rsidR="002166DF">
        <w:t xml:space="preserve">: </w:t>
      </w:r>
      <w:r w:rsidR="002166DF" w:rsidRPr="00E44B96">
        <w:rPr>
          <w:b/>
          <w:bCs/>
        </w:rPr>
        <w:t>PRECISION FLIGHT</w:t>
      </w:r>
      <w:r w:rsidR="002166DF">
        <w:t xml:space="preserve"> (SQ)</w:t>
      </w:r>
      <w:bookmarkEnd w:id="9"/>
    </w:p>
    <w:p w14:paraId="795D86E1" w14:textId="77777777" w:rsidR="00801B59" w:rsidRDefault="00801B59" w:rsidP="00B67008">
      <w:pPr>
        <w:pStyle w:val="Heading3"/>
      </w:pPr>
      <w:r>
        <w:t>SYNOPSIS</w:t>
      </w:r>
    </w:p>
    <w:p w14:paraId="795D86E2" w14:textId="77777777" w:rsidR="00801B59" w:rsidRPr="00801B59" w:rsidRDefault="00801B59" w:rsidP="00801B59">
      <w:pPr>
        <w:rPr>
          <w:i/>
          <w:iCs/>
        </w:rPr>
      </w:pPr>
      <w:r w:rsidRPr="00801B59">
        <w:rPr>
          <w:i/>
          <w:iCs/>
        </w:rPr>
        <w:t>This is a summary of the main points of precision flight. Please see the following sub-chapters for in- depth information about all aspects of precision flight, such as the instrument scan and ascending and descending flight.</w:t>
      </w:r>
    </w:p>
    <w:p w14:paraId="795D86E3" w14:textId="77777777" w:rsidR="00801B59" w:rsidRDefault="00801B59" w:rsidP="00FA0D91"/>
    <w:p w14:paraId="795D86E4" w14:textId="77777777" w:rsidR="00162FDB" w:rsidRDefault="00FA0D91" w:rsidP="00FA0D91">
      <w:r>
        <w:t>Precision flight means the ability to fly the jet within very precise flight parameters over time, in order to facilitate the “contract”, formation flight</w:t>
      </w:r>
      <w:r w:rsidR="008503F7">
        <w:t xml:space="preserve">, </w:t>
      </w:r>
      <w:r>
        <w:t xml:space="preserve">tactical </w:t>
      </w:r>
      <w:proofErr w:type="spellStart"/>
      <w:r>
        <w:t>turns</w:t>
      </w:r>
      <w:r w:rsidR="008503F7">
        <w:t>and</w:t>
      </w:r>
      <w:proofErr w:type="spellEnd"/>
      <w:r w:rsidR="008503F7">
        <w:t xml:space="preserve"> other flight activities such as landings and </w:t>
      </w:r>
      <w:proofErr w:type="spellStart"/>
      <w:r w:rsidR="008503F7">
        <w:t>refuellings</w:t>
      </w:r>
      <w:proofErr w:type="spellEnd"/>
      <w:r>
        <w:t xml:space="preserve">. </w:t>
      </w:r>
      <w:r w:rsidR="00162FDB">
        <w:t xml:space="preserve">This in turns enables the effective employment of the F-16 as a weapons platform as part of a flight of multiple jets in combat; BVR, WVR, air to ground and missile </w:t>
      </w:r>
      <w:proofErr w:type="spellStart"/>
      <w:r w:rsidR="00162FDB">
        <w:t>defense</w:t>
      </w:r>
      <w:proofErr w:type="spellEnd"/>
      <w:r w:rsidR="00162FDB">
        <w:t xml:space="preserve">. </w:t>
      </w:r>
    </w:p>
    <w:p w14:paraId="795D86E5" w14:textId="77777777" w:rsidR="00162FDB" w:rsidRDefault="00162FDB" w:rsidP="00FA0D91"/>
    <w:p w14:paraId="795D86E6" w14:textId="77777777" w:rsidR="00801B59" w:rsidRDefault="00162FDB" w:rsidP="00FA0D91">
      <w:r>
        <w:t xml:space="preserve">Most </w:t>
      </w:r>
      <w:proofErr w:type="spellStart"/>
      <w:r>
        <w:t>ofthe</w:t>
      </w:r>
      <w:proofErr w:type="spellEnd"/>
      <w:r>
        <w:t xml:space="preserve"> above</w:t>
      </w:r>
      <w:r w:rsidR="00FA0D91">
        <w:t xml:space="preserve"> are described in the MQT- part of the training programme, but because </w:t>
      </w:r>
      <w:r>
        <w:t>they all</w:t>
      </w:r>
      <w:r w:rsidR="00FA0D91">
        <w:t xml:space="preserve"> depend on precision flight, it is placed in the IQT part of the syllabus.</w:t>
      </w:r>
    </w:p>
    <w:p w14:paraId="795D86E7" w14:textId="77777777" w:rsidR="00801B59" w:rsidRDefault="00801B59" w:rsidP="00FA0D91"/>
    <w:p w14:paraId="795D86E8" w14:textId="77777777" w:rsidR="00250B69" w:rsidRDefault="00250B69" w:rsidP="00FA0D91">
      <w:r w:rsidRPr="00250B69">
        <w:rPr>
          <w:b/>
          <w:bCs/>
        </w:rPr>
        <w:t>Precision flight</w:t>
      </w:r>
      <w:r>
        <w:t xml:space="preserve"> in practice means the ability to be in absolute control over:</w:t>
      </w:r>
    </w:p>
    <w:p w14:paraId="795D86E9"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Airspeed</w:t>
      </w:r>
    </w:p>
    <w:p w14:paraId="795D86EA"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 xml:space="preserve">Attitude </w:t>
      </w:r>
    </w:p>
    <w:p w14:paraId="795D86EB" w14:textId="77777777" w:rsidR="00250B69" w:rsidRDefault="00250B69" w:rsidP="00250B69">
      <w:pPr>
        <w:pStyle w:val="ListParagraph"/>
        <w:numPr>
          <w:ilvl w:val="0"/>
          <w:numId w:val="4"/>
        </w:numPr>
        <w:pBdr>
          <w:top w:val="single" w:sz="4" w:space="1" w:color="auto"/>
          <w:left w:val="single" w:sz="4" w:space="4" w:color="auto"/>
          <w:bottom w:val="single" w:sz="4" w:space="1" w:color="auto"/>
          <w:right w:val="single" w:sz="4" w:space="4" w:color="auto"/>
        </w:pBdr>
      </w:pPr>
      <w:r>
        <w:t>Altitude</w:t>
      </w:r>
    </w:p>
    <w:p w14:paraId="795D86EC" w14:textId="77777777" w:rsidR="00250B69" w:rsidRDefault="00250B69" w:rsidP="00250B69">
      <w:pPr>
        <w:pBdr>
          <w:top w:val="single" w:sz="4" w:space="1" w:color="auto"/>
          <w:left w:val="single" w:sz="4" w:space="4" w:color="auto"/>
          <w:bottom w:val="single" w:sz="4" w:space="1" w:color="auto"/>
          <w:right w:val="single" w:sz="4" w:space="4" w:color="auto"/>
        </w:pBdr>
        <w:ind w:left="360"/>
      </w:pPr>
    </w:p>
    <w:p w14:paraId="795D86ED" w14:textId="77777777" w:rsidR="00250B69" w:rsidRDefault="00250B69" w:rsidP="00AC5F01"/>
    <w:p w14:paraId="795D86EE" w14:textId="77777777" w:rsidR="00250B69" w:rsidRDefault="00162FDB" w:rsidP="00045862">
      <w:r w:rsidRPr="00B33602">
        <w:t xml:space="preserve">These three quantities of airspeed, attitude, and </w:t>
      </w:r>
      <w:proofErr w:type="spellStart"/>
      <w:r w:rsidRPr="00B33602">
        <w:t>altitudeare</w:t>
      </w:r>
      <w:proofErr w:type="spellEnd"/>
      <w:r w:rsidRPr="00B33602">
        <w:t xml:space="preserve"> measured numerically, and this is where the phrase “flying by the numbers” comes from.</w:t>
      </w:r>
      <w:r w:rsidR="00250B69">
        <w:t xml:space="preserve"> Flying the numbers is what enables is to fly in formations, perform tactical turns and other precise flight </w:t>
      </w:r>
      <w:proofErr w:type="spellStart"/>
      <w:r w:rsidR="00250B69">
        <w:t>manouvers</w:t>
      </w:r>
      <w:proofErr w:type="spellEnd"/>
      <w:r w:rsidR="00250B69">
        <w:t xml:space="preserve"> like overhead break landings. </w:t>
      </w:r>
    </w:p>
    <w:p w14:paraId="795D86EF" w14:textId="77777777" w:rsidR="00045862" w:rsidRDefault="00045862" w:rsidP="00045862"/>
    <w:p w14:paraId="795D86F0" w14:textId="77777777" w:rsidR="00162FDB" w:rsidRPr="00B33602" w:rsidRDefault="00162FDB" w:rsidP="00045862">
      <w:r w:rsidRPr="00B33602">
        <w:t>Whenever you are in the cockpit and your aircraft is in motion you should always know what your</w:t>
      </w:r>
    </w:p>
    <w:p w14:paraId="795D86F1" w14:textId="77777777" w:rsidR="00162FDB" w:rsidRDefault="00162FDB" w:rsidP="00045862">
      <w:r w:rsidRPr="00B33602">
        <w:t xml:space="preserve">intended values for these three numbers are, why you want those values, and ensure that </w:t>
      </w:r>
      <w:proofErr w:type="spellStart"/>
      <w:r w:rsidRPr="00B33602">
        <w:t>youraircraft</w:t>
      </w:r>
      <w:proofErr w:type="spellEnd"/>
      <w:r w:rsidRPr="00B33602">
        <w:t xml:space="preserve"> is configured such as to give you these exact values. </w:t>
      </w:r>
    </w:p>
    <w:p w14:paraId="795D86F2" w14:textId="77777777" w:rsidR="00162FDB" w:rsidRDefault="00162FDB" w:rsidP="00AC5F01"/>
    <w:p w14:paraId="795D86F3" w14:textId="77777777" w:rsidR="00CA4141" w:rsidRDefault="00CA4141" w:rsidP="00AC5F01"/>
    <w:p w14:paraId="795D86F4" w14:textId="77777777" w:rsidR="003D6D63" w:rsidRDefault="00AC5F01" w:rsidP="00AC5F01">
      <w:r w:rsidRPr="00162FDB">
        <w:rPr>
          <w:b/>
          <w:bCs/>
        </w:rPr>
        <w:t>Energy- sustaining turns</w:t>
      </w:r>
      <w:r>
        <w:t xml:space="preserve"> are designed to sustain the energy of the jet (and the flight) by turning at a rate that maintains the airspeed. Usually, this will be the contact airspeed of 450KCAS/M0.7.This in contrast to for example a max G turn (which will deplete your airspeed), or a turn at a set bank angle like 30</w:t>
      </w:r>
      <w:r>
        <w:rPr>
          <w:rFonts w:cstheme="minorHAnsi"/>
        </w:rPr>
        <w:t>°</w:t>
      </w:r>
      <w:r w:rsidR="003D6D63">
        <w:t xml:space="preserve"> (which can be performed with different speeds across the turn).</w:t>
      </w:r>
    </w:p>
    <w:p w14:paraId="795D86F5" w14:textId="77777777" w:rsidR="003D6D63" w:rsidRDefault="003D6D63" w:rsidP="00AC5F01"/>
    <w:p w14:paraId="795D86F6" w14:textId="77777777"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14:paraId="795D86F7" w14:textId="77777777" w:rsidR="00AC5F01" w:rsidRDefault="00AC5F01" w:rsidP="00AC5F01"/>
    <w:p w14:paraId="795D86F8" w14:textId="77777777" w:rsidR="003D6D63" w:rsidRDefault="003D6D63" w:rsidP="00AC5F01"/>
    <w:p w14:paraId="795D86F9" w14:textId="77777777"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14:paraId="795D86FA" w14:textId="77777777" w:rsidR="00FA0D91" w:rsidRDefault="00FA0D91" w:rsidP="00FA0D91"/>
    <w:p w14:paraId="795D86FB" w14:textId="77777777" w:rsidR="003D6D63" w:rsidRDefault="003D6D63" w:rsidP="00FA0D91">
      <w:proofErr w:type="gramStart"/>
      <w:r>
        <w:t>The other variables of precision flight,</w:t>
      </w:r>
      <w:proofErr w:type="gramEnd"/>
      <w:r>
        <w:t xml:space="preserve"> are speed and altitude, and finally position</w:t>
      </w:r>
      <w:r w:rsidR="00162FDB">
        <w:t xml:space="preserve"> or attitude relative to other flight members</w:t>
      </w:r>
      <w:r>
        <w:t xml:space="preserve">.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w:t>
      </w:r>
      <w:r w:rsidR="008503F7">
        <w:t>of course,</w:t>
      </w:r>
      <w:r w:rsidR="00CA4141">
        <w:t xml:space="preserve"> at the prescribed heading, but heading is easy to maintain.)</w:t>
      </w:r>
    </w:p>
    <w:p w14:paraId="795D86FC" w14:textId="77777777" w:rsidR="003D6D63" w:rsidRDefault="003D6D63" w:rsidP="00FA0D91"/>
    <w:p w14:paraId="795D86FD" w14:textId="77777777" w:rsidR="003D6D63" w:rsidRDefault="003D6D63" w:rsidP="00FA0D91">
      <w:r>
        <w:lastRenderedPageBreak/>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14:paraId="795D86FE" w14:textId="77777777" w:rsidR="00CA4141" w:rsidRDefault="00CA4141" w:rsidP="00FA0D91"/>
    <w:p w14:paraId="795D86FF" w14:textId="77777777" w:rsidR="00CA4141" w:rsidRDefault="00CA4141" w:rsidP="00FA0D91">
      <w:r>
        <w:t>You will also be expected to fly precision flight in tactical formations with more distance between the jets. We often use “yardstick”, i.e. TACAN distance, to maintain correct distance in such cases, which will typically be the Line Abreast or Trail formations.</w:t>
      </w:r>
    </w:p>
    <w:p w14:paraId="795D8700" w14:textId="77777777" w:rsidR="00CA4141" w:rsidRDefault="00CA4141" w:rsidP="00FA0D91"/>
    <w:p w14:paraId="795D8701" w14:textId="77777777"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14:paraId="795D8702" w14:textId="7F43E133" w:rsidR="003D6D63" w:rsidDel="007F5CA5" w:rsidRDefault="003D6D63" w:rsidP="00FA0D91">
      <w:pPr>
        <w:rPr>
          <w:del w:id="10" w:author="Adam Arkley" w:date="2020-02-22T11:48:00Z"/>
        </w:rPr>
      </w:pPr>
    </w:p>
    <w:p w14:paraId="795D8703" w14:textId="77777777" w:rsidR="00250B69" w:rsidRDefault="00250B69" w:rsidP="00250B69"/>
    <w:p w14:paraId="795D8704" w14:textId="77777777" w:rsidR="00045862" w:rsidRDefault="00045862" w:rsidP="00250B69"/>
    <w:p w14:paraId="795D8705" w14:textId="77777777" w:rsidR="00045862" w:rsidRPr="00045862" w:rsidRDefault="00045862" w:rsidP="00B67008">
      <w:pPr>
        <w:pStyle w:val="Heading3"/>
        <w:rPr>
          <w:rFonts w:eastAsiaTheme="minorHAnsi"/>
        </w:rPr>
      </w:pPr>
      <w:r w:rsidRPr="00045862">
        <w:t>THE PILOT MINDSET</w:t>
      </w:r>
    </w:p>
    <w:p w14:paraId="795D8706" w14:textId="77777777" w:rsidR="008503F7" w:rsidRDefault="00F40EC8" w:rsidP="008503F7">
      <w:r w:rsidRPr="00F40EC8">
        <w:t xml:space="preserve">The very first thing to develop when embarking on learning to fly in an environment such as </w:t>
      </w:r>
      <w:proofErr w:type="spellStart"/>
      <w:r w:rsidRPr="00F40EC8">
        <w:t>thatoffered</w:t>
      </w:r>
      <w:proofErr w:type="spellEnd"/>
      <w:r w:rsidRPr="00F40EC8">
        <w:t xml:space="preserve"> at the 132nd Virtual Wing is that of the correct mindset. What we do is </w:t>
      </w:r>
      <w:proofErr w:type="spellStart"/>
      <w:proofErr w:type="gramStart"/>
      <w:r w:rsidRPr="00F40EC8">
        <w:t>complicated,complex</w:t>
      </w:r>
      <w:proofErr w:type="spellEnd"/>
      <w:proofErr w:type="gramEnd"/>
      <w:r w:rsidRPr="00F40EC8">
        <w:t xml:space="preserve">, and challenging. There is a huge amount of information to learn and as many skills </w:t>
      </w:r>
      <w:proofErr w:type="spellStart"/>
      <w:r w:rsidRPr="00F40EC8">
        <w:t>tomaster</w:t>
      </w:r>
      <w:proofErr w:type="spellEnd"/>
      <w:r w:rsidRPr="00F40EC8">
        <w:t xml:space="preserve">. There is in some sense nothing causal about it. If you want to succeed and get the </w:t>
      </w:r>
      <w:proofErr w:type="spellStart"/>
      <w:r w:rsidRPr="00F40EC8">
        <w:t>mostout</w:t>
      </w:r>
      <w:proofErr w:type="spellEnd"/>
      <w:r w:rsidRPr="00F40EC8">
        <w:t xml:space="preserve"> of it</w:t>
      </w:r>
      <w:r w:rsidR="008503F7">
        <w:t>,</w:t>
      </w:r>
      <w:r w:rsidRPr="00F40EC8">
        <w:t xml:space="preserve"> then you will need to approach it with the correct mindset</w:t>
      </w:r>
      <w:r w:rsidR="008503F7">
        <w:t>.</w:t>
      </w:r>
    </w:p>
    <w:p w14:paraId="795D8707" w14:textId="77777777" w:rsidR="008503F7" w:rsidRDefault="008503F7" w:rsidP="008503F7"/>
    <w:p w14:paraId="795D8708" w14:textId="77777777" w:rsidR="00F40EC8" w:rsidRDefault="008503F7" w:rsidP="008503F7">
      <w:r>
        <w:t>T</w:t>
      </w:r>
      <w:r w:rsidR="00F40EC8" w:rsidRPr="00F40EC8">
        <w:t xml:space="preserve">hat is a mindset that </w:t>
      </w:r>
      <w:proofErr w:type="spellStart"/>
      <w:r w:rsidR="00F40EC8" w:rsidRPr="00F40EC8">
        <w:t>isboth</w:t>
      </w:r>
      <w:proofErr w:type="spellEnd"/>
      <w:r w:rsidR="00F40EC8" w:rsidRPr="00F40EC8">
        <w:t xml:space="preserve"> ready and eager to learn. And this means that you need to be willing to put in the time </w:t>
      </w:r>
      <w:proofErr w:type="spellStart"/>
      <w:r w:rsidR="00F40EC8" w:rsidRPr="00F40EC8">
        <w:t>forlearning</w:t>
      </w:r>
      <w:proofErr w:type="spellEnd"/>
      <w:r w:rsidR="00F40EC8" w:rsidRPr="00F40EC8">
        <w:t xml:space="preserve"> and for practice. For many that’s half the fun!</w:t>
      </w:r>
    </w:p>
    <w:p w14:paraId="795D8709" w14:textId="77777777" w:rsidR="00F40EC8" w:rsidRDefault="00F40EC8" w:rsidP="00F40EC8">
      <w:pPr>
        <w:jc w:val="left"/>
      </w:pPr>
    </w:p>
    <w:p w14:paraId="795D870A" w14:textId="77777777" w:rsidR="008503F7" w:rsidRDefault="00F40EC8" w:rsidP="008503F7">
      <w:r w:rsidRPr="00F40EC8">
        <w:t xml:space="preserve">The other side of the coin is that there can be no progress or improvement without the ability </w:t>
      </w:r>
      <w:proofErr w:type="spellStart"/>
      <w:r w:rsidRPr="00F40EC8">
        <w:t>tosee</w:t>
      </w:r>
      <w:proofErr w:type="spellEnd"/>
      <w:r w:rsidRPr="00F40EC8">
        <w:t xml:space="preserve"> where you are going wrong or could do with improvement. And the key is that this is true </w:t>
      </w:r>
      <w:proofErr w:type="spellStart"/>
      <w:r w:rsidRPr="00F40EC8">
        <w:t>ofeveryone</w:t>
      </w:r>
      <w:proofErr w:type="spellEnd"/>
      <w:r w:rsidRPr="00F40EC8">
        <w:t>. The correct way to view things is to see criticism of performance not as a slight</w:t>
      </w:r>
      <w:r w:rsidR="008503F7">
        <w:t>,</w:t>
      </w:r>
      <w:r w:rsidRPr="00F40EC8">
        <w:t xml:space="preserve"> but rather as a great way to find the opportunities for improvement. It’s </w:t>
      </w:r>
      <w:proofErr w:type="spellStart"/>
      <w:r w:rsidRPr="00F40EC8">
        <w:t>completelynormal</w:t>
      </w:r>
      <w:proofErr w:type="spellEnd"/>
      <w:r w:rsidRPr="00F40EC8">
        <w:t xml:space="preserve"> to make mistakes. </w:t>
      </w:r>
      <w:r w:rsidR="00A37882" w:rsidRPr="00F40EC8">
        <w:t>Indeed,</w:t>
      </w:r>
      <w:r w:rsidRPr="00F40EC8">
        <w:t xml:space="preserve"> that’s a huge part of how we learn. You can even argue that </w:t>
      </w:r>
      <w:proofErr w:type="spellStart"/>
      <w:r w:rsidRPr="00F40EC8">
        <w:t>ifyou</w:t>
      </w:r>
      <w:proofErr w:type="spellEnd"/>
      <w:r w:rsidRPr="00F40EC8">
        <w:t xml:space="preserve"> are not making mistakes, then you are not learning! It pays to embrace mistakes as </w:t>
      </w:r>
      <w:proofErr w:type="spellStart"/>
      <w:r w:rsidRPr="00F40EC8">
        <w:t>learningopportunities</w:t>
      </w:r>
      <w:proofErr w:type="spellEnd"/>
      <w:r w:rsidRPr="00F40EC8">
        <w:t xml:space="preserve"> and it’s even more important not to see mistakes that others make as any </w:t>
      </w:r>
      <w:proofErr w:type="spellStart"/>
      <w:proofErr w:type="gramStart"/>
      <w:r w:rsidRPr="00F40EC8">
        <w:t>different!Never</w:t>
      </w:r>
      <w:proofErr w:type="spellEnd"/>
      <w:proofErr w:type="gramEnd"/>
      <w:r w:rsidRPr="00F40EC8">
        <w:t xml:space="preserve"> be judgemental. </w:t>
      </w:r>
    </w:p>
    <w:p w14:paraId="795D870B" w14:textId="77777777" w:rsidR="008503F7" w:rsidRDefault="008503F7" w:rsidP="008503F7"/>
    <w:p w14:paraId="795D870C" w14:textId="77777777" w:rsidR="008503F7" w:rsidRDefault="00F40EC8" w:rsidP="008503F7">
      <w:r w:rsidRPr="00F40EC8">
        <w:t xml:space="preserve">Remember: we are all doing this because it’s one of the most </w:t>
      </w:r>
      <w:proofErr w:type="spellStart"/>
      <w:r w:rsidRPr="00F40EC8">
        <w:t>involvedand</w:t>
      </w:r>
      <w:proofErr w:type="spellEnd"/>
      <w:r w:rsidRPr="00F40EC8">
        <w:t xml:space="preserve"> challenging forms of entertainment that modern computers connected on the internet </w:t>
      </w:r>
      <w:proofErr w:type="spellStart"/>
      <w:r w:rsidRPr="00F40EC8">
        <w:t>offerus</w:t>
      </w:r>
      <w:proofErr w:type="spellEnd"/>
      <w:r w:rsidRPr="00F40EC8">
        <w:t xml:space="preserve">. We are all investing time to learn skills that we wouldn’t otherwise have. This is to </w:t>
      </w:r>
      <w:proofErr w:type="spellStart"/>
      <w:r w:rsidRPr="00F40EC8">
        <w:t>becommended</w:t>
      </w:r>
      <w:proofErr w:type="spellEnd"/>
      <w:r w:rsidRPr="00F40EC8">
        <w:t xml:space="preserve"> and something to take pride in. So please always keep in mind that our shared </w:t>
      </w:r>
      <w:proofErr w:type="spellStart"/>
      <w:r w:rsidRPr="00F40EC8">
        <w:t>roleas</w:t>
      </w:r>
      <w:proofErr w:type="spellEnd"/>
      <w:r w:rsidRPr="00F40EC8">
        <w:t xml:space="preserve"> members of the 132</w:t>
      </w:r>
      <w:r w:rsidRPr="008503F7">
        <w:rPr>
          <w:vertAlign w:val="superscript"/>
        </w:rPr>
        <w:t>nd</w:t>
      </w:r>
      <w:r w:rsidRPr="00F40EC8">
        <w:t xml:space="preserve">is to aid in each other’s mutual learning and to give positive </w:t>
      </w:r>
      <w:proofErr w:type="spellStart"/>
      <w:r w:rsidRPr="00F40EC8">
        <w:t>andconstructive</w:t>
      </w:r>
      <w:proofErr w:type="spellEnd"/>
      <w:r w:rsidRPr="00F40EC8">
        <w:t xml:space="preserve"> feedback at all stages. Remember that where any faults are pointed out to you </w:t>
      </w:r>
      <w:proofErr w:type="spellStart"/>
      <w:r w:rsidRPr="00F40EC8">
        <w:t>thisis</w:t>
      </w:r>
      <w:proofErr w:type="spellEnd"/>
      <w:r w:rsidRPr="00F40EC8">
        <w:t xml:space="preserve"> done in the spirit of supporting you and helping you reach whatever heights you yourself </w:t>
      </w:r>
      <w:proofErr w:type="spellStart"/>
      <w:r w:rsidRPr="00F40EC8">
        <w:t>wantto</w:t>
      </w:r>
      <w:proofErr w:type="spellEnd"/>
      <w:r w:rsidRPr="00F40EC8">
        <w:t xml:space="preserve"> achieve. </w:t>
      </w:r>
    </w:p>
    <w:p w14:paraId="795D870D" w14:textId="77777777" w:rsidR="008503F7" w:rsidRDefault="008503F7" w:rsidP="008503F7"/>
    <w:p w14:paraId="795D870E" w14:textId="77777777" w:rsidR="00F40EC8" w:rsidRDefault="00F40EC8" w:rsidP="008503F7">
      <w:r w:rsidRPr="00F40EC8">
        <w:t>Embrace feedback, embrace constructive criticism, and where you give it</w:t>
      </w:r>
      <w:r w:rsidR="008503F7">
        <w:t>,</w:t>
      </w:r>
      <w:r w:rsidRPr="00F40EC8">
        <w:t xml:space="preserve"> always </w:t>
      </w:r>
      <w:proofErr w:type="spellStart"/>
      <w:r w:rsidRPr="00F40EC8">
        <w:t>tryand</w:t>
      </w:r>
      <w:proofErr w:type="spellEnd"/>
      <w:r w:rsidRPr="00F40EC8">
        <w:t xml:space="preserve"> be as positive and respectful as possible. Together we can all achieve more than any one </w:t>
      </w:r>
      <w:proofErr w:type="spellStart"/>
      <w:r w:rsidRPr="00F40EC8">
        <w:t>ofus</w:t>
      </w:r>
      <w:proofErr w:type="spellEnd"/>
      <w:r w:rsidRPr="00F40EC8">
        <w:t xml:space="preserve"> could alone. And by being positive and supportive we can all be that person that matters, </w:t>
      </w:r>
      <w:proofErr w:type="spellStart"/>
      <w:r w:rsidRPr="00F40EC8">
        <w:t>andthat</w:t>
      </w:r>
      <w:proofErr w:type="spellEnd"/>
      <w:r w:rsidRPr="00F40EC8">
        <w:t xml:space="preserve"> makes a real and tangible difference</w:t>
      </w:r>
    </w:p>
    <w:p w14:paraId="795D870F" w14:textId="77777777" w:rsidR="00F40EC8" w:rsidRDefault="00F40EC8" w:rsidP="00F40EC8">
      <w:pPr>
        <w:jc w:val="left"/>
      </w:pPr>
    </w:p>
    <w:p w14:paraId="795D8710" w14:textId="77777777" w:rsidR="00B33602" w:rsidRPr="00F40EC8" w:rsidRDefault="00F40EC8" w:rsidP="00045862">
      <w:r w:rsidRPr="00F40EC8">
        <w:t xml:space="preserve">In the </w:t>
      </w:r>
      <w:r w:rsidR="00B33602">
        <w:t>388</w:t>
      </w:r>
      <w:r w:rsidRPr="00F40EC8">
        <w:t xml:space="preserve">th we strive toward learning how to utilise </w:t>
      </w:r>
      <w:proofErr w:type="spellStart"/>
      <w:r w:rsidRPr="00F40EC8">
        <w:t>ourairframe</w:t>
      </w:r>
      <w:proofErr w:type="spellEnd"/>
      <w:r w:rsidRPr="00F40EC8">
        <w:t xml:space="preserve"> to maximum effect. We take great joy from learning to execute manoeuvres, strikes, </w:t>
      </w:r>
      <w:proofErr w:type="spellStart"/>
      <w:r w:rsidRPr="00F40EC8">
        <w:t>andengage</w:t>
      </w:r>
      <w:proofErr w:type="spellEnd"/>
      <w:r w:rsidRPr="00F40EC8">
        <w:t xml:space="preserve"> in combat in a manner consistent with the tactics and procedures used in the </w:t>
      </w:r>
      <w:r w:rsidR="00801B59" w:rsidRPr="00F40EC8">
        <w:t>real-</w:t>
      </w:r>
      <w:proofErr w:type="spellStart"/>
      <w:r w:rsidR="00801B59" w:rsidRPr="00F40EC8">
        <w:t>world</w:t>
      </w:r>
      <w:r w:rsidRPr="00F40EC8">
        <w:t>combat</w:t>
      </w:r>
      <w:proofErr w:type="spellEnd"/>
      <w:r w:rsidRPr="00F40EC8">
        <w:t xml:space="preserve"> theatre (within limits of course). This is challenging and this very challenge is one of </w:t>
      </w:r>
      <w:proofErr w:type="spellStart"/>
      <w:r w:rsidRPr="00F40EC8">
        <w:t>themain</w:t>
      </w:r>
      <w:proofErr w:type="spellEnd"/>
      <w:r w:rsidRPr="00F40EC8">
        <w:t xml:space="preserve"> sources of our shared enjoyment and sense of accomplishment. </w:t>
      </w:r>
    </w:p>
    <w:p w14:paraId="795D8711" w14:textId="77777777" w:rsidR="00045862" w:rsidRDefault="00045862" w:rsidP="00F40EC8">
      <w:pPr>
        <w:jc w:val="left"/>
      </w:pPr>
    </w:p>
    <w:p w14:paraId="795D8712" w14:textId="77777777" w:rsidR="00801B59" w:rsidRDefault="00801B59" w:rsidP="00801B59">
      <w:r>
        <w:t>Each flight</w:t>
      </w:r>
      <w:r w:rsidR="00F40EC8" w:rsidRPr="00F40EC8">
        <w:t xml:space="preserve"> will </w:t>
      </w:r>
      <w:r>
        <w:t xml:space="preserve">typically </w:t>
      </w:r>
      <w:r w:rsidR="00F40EC8" w:rsidRPr="00F40EC8">
        <w:t>have two or four aircraft depending on the mission</w:t>
      </w:r>
      <w:r>
        <w:t>,</w:t>
      </w:r>
      <w:r w:rsidR="00F40EC8" w:rsidRPr="00F40EC8">
        <w:t xml:space="preserve"> and so we are always flying </w:t>
      </w:r>
      <w:proofErr w:type="spellStart"/>
      <w:r w:rsidR="00F40EC8" w:rsidRPr="00F40EC8">
        <w:t>insupport</w:t>
      </w:r>
      <w:proofErr w:type="spellEnd"/>
      <w:r w:rsidR="00F40EC8" w:rsidRPr="00F40EC8">
        <w:t xml:space="preserve"> of at least one other pilot. This means that each pilot has the responsibility to </w:t>
      </w:r>
      <w:proofErr w:type="spellStart"/>
      <w:r w:rsidR="00F40EC8" w:rsidRPr="00F40EC8">
        <w:t>practicethe</w:t>
      </w:r>
      <w:proofErr w:type="spellEnd"/>
      <w:r w:rsidR="00F40EC8" w:rsidRPr="00F40EC8">
        <w:t xml:space="preserve"> necessary skills so as not to undermine the time that the other pilots have invested to </w:t>
      </w:r>
      <w:proofErr w:type="spellStart"/>
      <w:r w:rsidR="00F40EC8" w:rsidRPr="00F40EC8">
        <w:t>honetheir</w:t>
      </w:r>
      <w:proofErr w:type="spellEnd"/>
      <w:r w:rsidR="00F40EC8" w:rsidRPr="00F40EC8">
        <w:t xml:space="preserve"> own skills</w:t>
      </w:r>
      <w:r w:rsidR="00B33602">
        <w:t>. Everything we do in the 388th</w:t>
      </w:r>
      <w:r w:rsidR="00F40EC8" w:rsidRPr="00F40EC8">
        <w:t xml:space="preserve"> works </w:t>
      </w:r>
      <w:proofErr w:type="spellStart"/>
      <w:r w:rsidR="00F40EC8" w:rsidRPr="00F40EC8">
        <w:t>whenwe</w:t>
      </w:r>
      <w:proofErr w:type="spellEnd"/>
      <w:r w:rsidR="00F40EC8" w:rsidRPr="00F40EC8">
        <w:t xml:space="preserve"> all master our aircraft</w:t>
      </w:r>
      <w:r>
        <w:t>,</w:t>
      </w:r>
      <w:r w:rsidR="00F40EC8" w:rsidRPr="00F40EC8">
        <w:t xml:space="preserve"> and it all becomes exponentially more difficult and frustrating when </w:t>
      </w:r>
      <w:proofErr w:type="spellStart"/>
      <w:r w:rsidR="00F40EC8" w:rsidRPr="00F40EC8">
        <w:t>evenone</w:t>
      </w:r>
      <w:proofErr w:type="spellEnd"/>
      <w:r w:rsidR="00F40EC8" w:rsidRPr="00F40EC8">
        <w:t xml:space="preserve"> pilot does not. And as you will learn moving forward, precision flight is at the heart of </w:t>
      </w:r>
      <w:proofErr w:type="spellStart"/>
      <w:r w:rsidR="00F40EC8" w:rsidRPr="00F40EC8">
        <w:t>eversingle</w:t>
      </w:r>
      <w:proofErr w:type="spellEnd"/>
      <w:r w:rsidR="00F40EC8" w:rsidRPr="00F40EC8">
        <w:t xml:space="preserve"> skill required to utilise the</w:t>
      </w:r>
      <w:r w:rsidR="00B33602">
        <w:t xml:space="preserve"> F-16</w:t>
      </w:r>
      <w:r w:rsidR="00F40EC8" w:rsidRPr="00F40EC8">
        <w:t xml:space="preserve"> - or indeed any other aircraft available in the DCS </w:t>
      </w:r>
      <w:proofErr w:type="spellStart"/>
      <w:r w:rsidR="00F40EC8" w:rsidRPr="00F40EC8">
        <w:t>combatarena</w:t>
      </w:r>
      <w:proofErr w:type="spellEnd"/>
      <w:r w:rsidR="00F40EC8" w:rsidRPr="00F40EC8">
        <w:t xml:space="preserve"> - and especially in an environment as rich as th</w:t>
      </w:r>
      <w:r>
        <w:t>at offered in the</w:t>
      </w:r>
      <w:r w:rsidR="00F40EC8" w:rsidRPr="00F40EC8">
        <w:t xml:space="preserve"> 132</w:t>
      </w:r>
      <w:r w:rsidR="00F40EC8" w:rsidRPr="00801B59">
        <w:rPr>
          <w:vertAlign w:val="superscript"/>
        </w:rPr>
        <w:t>nd</w:t>
      </w:r>
      <w:r w:rsidR="00F40EC8" w:rsidRPr="00F40EC8">
        <w:t xml:space="preserve">Virtual Wing. </w:t>
      </w:r>
    </w:p>
    <w:p w14:paraId="795D8713" w14:textId="77777777" w:rsidR="00801B59" w:rsidRDefault="00801B59" w:rsidP="00801B59"/>
    <w:p w14:paraId="795D8714" w14:textId="77777777" w:rsidR="00F40EC8" w:rsidRDefault="00801B59" w:rsidP="00801B59">
      <w:r>
        <w:t>F</w:t>
      </w:r>
      <w:r w:rsidR="00F40EC8" w:rsidRPr="00F40EC8">
        <w:t xml:space="preserve">ailing to master this core skill will mean that you are actively taking away from </w:t>
      </w:r>
      <w:proofErr w:type="spellStart"/>
      <w:r w:rsidR="00F40EC8" w:rsidRPr="00F40EC8">
        <w:t>theenjoyment</w:t>
      </w:r>
      <w:proofErr w:type="spellEnd"/>
      <w:r w:rsidR="00F40EC8" w:rsidRPr="00F40EC8">
        <w:t xml:space="preserve"> and potential achievement of your fellow pilots every time you fly. </w:t>
      </w:r>
      <w:r w:rsidRPr="00F40EC8">
        <w:t>Alternatively,</w:t>
      </w:r>
      <w:r w:rsidR="00F40EC8" w:rsidRPr="00F40EC8">
        <w:t xml:space="preserve"> if </w:t>
      </w:r>
      <w:proofErr w:type="spellStart"/>
      <w:r w:rsidR="00F40EC8" w:rsidRPr="00F40EC8">
        <w:t>youdo</w:t>
      </w:r>
      <w:proofErr w:type="spellEnd"/>
      <w:r w:rsidR="00F40EC8" w:rsidRPr="00F40EC8">
        <w:t xml:space="preserve"> take this skill seriously then you will become part of the proud bedrock on which the </w:t>
      </w:r>
      <w:proofErr w:type="spellStart"/>
      <w:r w:rsidR="00F40EC8" w:rsidRPr="00F40EC8">
        <w:t>futuresuccess</w:t>
      </w:r>
      <w:proofErr w:type="spellEnd"/>
      <w:r w:rsidR="00F40EC8" w:rsidRPr="00F40EC8">
        <w:t xml:space="preserve"> and potential greatness of the squadron is based. Real world pilots celebrate </w:t>
      </w:r>
      <w:proofErr w:type="spellStart"/>
      <w:r w:rsidR="00F40EC8" w:rsidRPr="00F40EC8">
        <w:t>expertstick</w:t>
      </w:r>
      <w:proofErr w:type="spellEnd"/>
      <w:r w:rsidR="00F40EC8" w:rsidRPr="00F40EC8">
        <w:t xml:space="preserve"> and rudder men with good reason indeed! </w:t>
      </w:r>
      <w:r w:rsidRPr="00F40EC8">
        <w:t>Let’s</w:t>
      </w:r>
      <w:r w:rsidR="00F40EC8" w:rsidRPr="00F40EC8">
        <w:t xml:space="preserve"> do the same here in our virtual skies.</w:t>
      </w:r>
    </w:p>
    <w:p w14:paraId="795D8715" w14:textId="77777777" w:rsidR="00B33602" w:rsidRDefault="00B33602" w:rsidP="00B33602"/>
    <w:p w14:paraId="795D8716" w14:textId="77777777" w:rsidR="00B33602" w:rsidRPr="00B33602" w:rsidRDefault="00B33602" w:rsidP="00B33602">
      <w:pPr>
        <w:jc w:val="left"/>
      </w:pPr>
    </w:p>
    <w:p w14:paraId="795D8717" w14:textId="77777777" w:rsidR="00B33602" w:rsidRPr="00A37882" w:rsidRDefault="00A37882" w:rsidP="00801B59">
      <w:pPr>
        <w:rPr>
          <w:b/>
          <w:bCs/>
        </w:rPr>
      </w:pPr>
      <w:r w:rsidRPr="00A37882">
        <w:rPr>
          <w:b/>
          <w:bCs/>
        </w:rPr>
        <w:t xml:space="preserve">EXAMPLE 1: </w:t>
      </w:r>
    </w:p>
    <w:p w14:paraId="795D8718" w14:textId="77777777" w:rsidR="00A37882" w:rsidRDefault="00B33602" w:rsidP="00801B59">
      <w:r w:rsidRPr="00B33602">
        <w:t xml:space="preserve">You are flying the </w:t>
      </w:r>
      <w:r>
        <w:t>F-16</w:t>
      </w:r>
      <w:r w:rsidRPr="00B33602">
        <w:t xml:space="preserve"> near enemy territory with a known SA-3 threat but </w:t>
      </w:r>
      <w:proofErr w:type="spellStart"/>
      <w:r w:rsidRPr="00B33602">
        <w:t>noindication</w:t>
      </w:r>
      <w:proofErr w:type="spellEnd"/>
      <w:r w:rsidRPr="00B33602">
        <w:t xml:space="preserve"> of that threat on the radar warning receiver. As per the briefing the pre-</w:t>
      </w:r>
      <w:proofErr w:type="spellStart"/>
      <w:r w:rsidRPr="00B33602">
        <w:t>determinedvalues</w:t>
      </w:r>
      <w:proofErr w:type="spellEnd"/>
      <w:r w:rsidRPr="00B33602">
        <w:t xml:space="preserve"> may be 400 knots indicated airspeed (KIAS) at FL140. In order to be flying by the </w:t>
      </w:r>
      <w:proofErr w:type="spellStart"/>
      <w:r w:rsidRPr="00B33602">
        <w:t>numbersyour</w:t>
      </w:r>
      <w:proofErr w:type="spellEnd"/>
      <w:r w:rsidRPr="00B33602">
        <w:t xml:space="preserve"> aircraft should be at 400 knots indicated airspeed (± 5 knots) and read 14000 (± 50ft) at </w:t>
      </w:r>
      <w:proofErr w:type="spellStart"/>
      <w:r w:rsidRPr="00B33602">
        <w:t>alltimes</w:t>
      </w:r>
      <w:proofErr w:type="spellEnd"/>
      <w:r w:rsidRPr="00B33602">
        <w:t xml:space="preserve">. </w:t>
      </w:r>
    </w:p>
    <w:p w14:paraId="795D8719" w14:textId="77777777" w:rsidR="00A37882" w:rsidRDefault="00A37882" w:rsidP="00801B59"/>
    <w:p w14:paraId="795D871A" w14:textId="77777777" w:rsidR="00B33602" w:rsidRDefault="00B33602" w:rsidP="00801B59">
      <w:r w:rsidRPr="00B33602">
        <w:t>This means that if the SA-3 system activates and launches a missile</w:t>
      </w:r>
      <w:r w:rsidR="00A37882">
        <w:t>,</w:t>
      </w:r>
      <w:r w:rsidRPr="00B33602">
        <w:t xml:space="preserve"> your aircraft will </w:t>
      </w:r>
      <w:proofErr w:type="spellStart"/>
      <w:r w:rsidRPr="00B33602">
        <w:t>haveenough</w:t>
      </w:r>
      <w:proofErr w:type="spellEnd"/>
      <w:r w:rsidRPr="00B33602">
        <w:t xml:space="preserve"> energy for you to execute a defensive manoeuvre and survive the attack. </w:t>
      </w:r>
    </w:p>
    <w:p w14:paraId="795D871B" w14:textId="77777777" w:rsidR="00801B59" w:rsidRPr="00B33602" w:rsidRDefault="00801B59" w:rsidP="00801B59"/>
    <w:p w14:paraId="795D871C" w14:textId="77777777" w:rsidR="00B33602" w:rsidRDefault="00B33602" w:rsidP="00801B59">
      <w:r w:rsidRPr="00B33602">
        <w:t xml:space="preserve">Lastly, if your wingman can’t trust you to be on speed then he/she cannot maintain the </w:t>
      </w:r>
      <w:proofErr w:type="spellStart"/>
      <w:r w:rsidRPr="00B33602">
        <w:t>correctoverwatch</w:t>
      </w:r>
      <w:proofErr w:type="spellEnd"/>
      <w:r w:rsidRPr="00B33602">
        <w:t xml:space="preserve"> position</w:t>
      </w:r>
      <w:r w:rsidR="00A37882">
        <w:t>,</w:t>
      </w:r>
      <w:r w:rsidRPr="00B33602">
        <w:t xml:space="preserve"> and may fail to spot the missile launch and thus be unable to provide </w:t>
      </w:r>
      <w:proofErr w:type="spellStart"/>
      <w:r w:rsidRPr="00B33602">
        <w:t>lifesavingvisual</w:t>
      </w:r>
      <w:proofErr w:type="spellEnd"/>
      <w:r w:rsidRPr="00B33602">
        <w:t xml:space="preserve"> information that you will need to acquire and then defend against the missile.</w:t>
      </w:r>
    </w:p>
    <w:p w14:paraId="795D871D" w14:textId="77777777" w:rsidR="00B33602" w:rsidRDefault="00B33602" w:rsidP="00801B59"/>
    <w:p w14:paraId="795D871E" w14:textId="77777777" w:rsidR="00A37882" w:rsidRPr="00B33602" w:rsidRDefault="00A37882" w:rsidP="00801B59"/>
    <w:p w14:paraId="795D871F" w14:textId="77777777" w:rsidR="00B33602" w:rsidRPr="00A37882" w:rsidRDefault="00A37882" w:rsidP="00801B59">
      <w:pPr>
        <w:rPr>
          <w:b/>
          <w:bCs/>
        </w:rPr>
      </w:pPr>
      <w:r w:rsidRPr="00A37882">
        <w:rPr>
          <w:b/>
          <w:bCs/>
        </w:rPr>
        <w:t xml:space="preserve">EXAMPLE 2: </w:t>
      </w:r>
    </w:p>
    <w:p w14:paraId="795D8720" w14:textId="77777777" w:rsidR="00A37882" w:rsidRDefault="00B33602" w:rsidP="00801B59">
      <w:r w:rsidRPr="00B33602">
        <w:t xml:space="preserve">You are flying as a </w:t>
      </w:r>
      <w:r w:rsidR="00A37882">
        <w:t>flight of two</w:t>
      </w:r>
      <w:r w:rsidRPr="00B33602">
        <w:t xml:space="preserve"> from one location to another. Your contract states cruise at350 KIAS. Your flight lead isn’t flying by the numbers. This means that you have to stay </w:t>
      </w:r>
      <w:r w:rsidR="00A37882">
        <w:t>very focused</w:t>
      </w:r>
      <w:r w:rsidRPr="00B33602">
        <w:t xml:space="preserve"> on his aircraft at all times even at ro</w:t>
      </w:r>
      <w:r>
        <w:t xml:space="preserve">ute </w:t>
      </w:r>
      <w:proofErr w:type="spellStart"/>
      <w:r>
        <w:t>spacing</w:t>
      </w:r>
      <w:r w:rsidR="00A37882">
        <w:t>,</w:t>
      </w:r>
      <w:r w:rsidRPr="00B33602">
        <w:t>and</w:t>
      </w:r>
      <w:proofErr w:type="spellEnd"/>
      <w:r w:rsidRPr="00B33602">
        <w:t xml:space="preserve"> will struggle </w:t>
      </w:r>
      <w:proofErr w:type="spellStart"/>
      <w:r w:rsidRPr="00B33602">
        <w:t>toperform</w:t>
      </w:r>
      <w:proofErr w:type="spellEnd"/>
      <w:r w:rsidRPr="00B33602">
        <w:t xml:space="preserve"> even basic cockpit functions like changing radio channels or performing OPS </w:t>
      </w:r>
      <w:proofErr w:type="spellStart"/>
      <w:r w:rsidRPr="00B33602">
        <w:t>checkswithout</w:t>
      </w:r>
      <w:proofErr w:type="spellEnd"/>
      <w:r w:rsidRPr="00B33602">
        <w:t xml:space="preserve"> quickly finding yourself out of formation and potentially at imminent risk of a collision. </w:t>
      </w:r>
    </w:p>
    <w:p w14:paraId="795D8721" w14:textId="77777777" w:rsidR="00A37882" w:rsidRDefault="00A37882" w:rsidP="00801B59"/>
    <w:p w14:paraId="795D8722" w14:textId="77777777" w:rsidR="00B33602" w:rsidRDefault="00B33602" w:rsidP="00801B59">
      <w:proofErr w:type="spellStart"/>
      <w:r w:rsidRPr="00B33602">
        <w:t>Inthis</w:t>
      </w:r>
      <w:proofErr w:type="spellEnd"/>
      <w:r w:rsidRPr="00B33602">
        <w:t xml:space="preserve"> case your flight lead’s lack of </w:t>
      </w:r>
      <w:r w:rsidR="00A37882">
        <w:t xml:space="preserve">adherence to the </w:t>
      </w:r>
      <w:proofErr w:type="spellStart"/>
      <w:proofErr w:type="gramStart"/>
      <w:r w:rsidR="00A37882">
        <w:t>numbers</w:t>
      </w:r>
      <w:r w:rsidRPr="00B33602">
        <w:t>,you</w:t>
      </w:r>
      <w:proofErr w:type="spellEnd"/>
      <w:proofErr w:type="gramEnd"/>
      <w:r w:rsidRPr="00B33602">
        <w:t xml:space="preserve"> have to work hard just to stay in position. More importantly it’s not fun for the </w:t>
      </w:r>
      <w:proofErr w:type="spellStart"/>
      <w:r w:rsidRPr="00B33602">
        <w:t>wingmanand</w:t>
      </w:r>
      <w:proofErr w:type="spellEnd"/>
      <w:r w:rsidRPr="00B33602">
        <w:t xml:space="preserve"> at the end of the day fun and achievement are precisely why we are doing this in the </w:t>
      </w:r>
      <w:proofErr w:type="spellStart"/>
      <w:r w:rsidRPr="00B33602">
        <w:t>firstplace</w:t>
      </w:r>
      <w:proofErr w:type="spellEnd"/>
      <w:r w:rsidRPr="00B33602">
        <w:t>.</w:t>
      </w:r>
    </w:p>
    <w:p w14:paraId="795D8723" w14:textId="77777777" w:rsidR="00B33602" w:rsidRDefault="00B33602" w:rsidP="00801B59"/>
    <w:p w14:paraId="795D8724" w14:textId="77777777" w:rsidR="00801B59" w:rsidRPr="00B33602" w:rsidRDefault="00801B59" w:rsidP="00801B59"/>
    <w:p w14:paraId="795D8725" w14:textId="77777777" w:rsidR="00B33602" w:rsidRPr="00801B59" w:rsidRDefault="00801B59" w:rsidP="00801B59">
      <w:pPr>
        <w:rPr>
          <w:b/>
          <w:bCs/>
        </w:rPr>
      </w:pPr>
      <w:r w:rsidRPr="00801B59">
        <w:rPr>
          <w:b/>
          <w:bCs/>
        </w:rPr>
        <w:t xml:space="preserve">EXAMPLE 3: </w:t>
      </w:r>
    </w:p>
    <w:p w14:paraId="795D8726" w14:textId="77777777" w:rsidR="00A37882" w:rsidRDefault="00B33602" w:rsidP="00801B59">
      <w:r w:rsidRPr="00B33602">
        <w:t xml:space="preserve">Your flight has just entered a hold south of an active </w:t>
      </w:r>
      <w:r w:rsidR="00A37882">
        <w:t>Close Air Support</w:t>
      </w:r>
      <w:r w:rsidRPr="00B33602">
        <w:t xml:space="preserve"> area</w:t>
      </w:r>
      <w:r w:rsidR="00A37882">
        <w:t>,</w:t>
      </w:r>
      <w:r w:rsidRPr="00B33602">
        <w:t xml:space="preserve"> and </w:t>
      </w:r>
      <w:proofErr w:type="spellStart"/>
      <w:r w:rsidRPr="00B33602">
        <w:t>youare</w:t>
      </w:r>
      <w:proofErr w:type="spellEnd"/>
      <w:r w:rsidRPr="00B33602">
        <w:t xml:space="preserve"> communicating with a terminal air controller regarding ground-based targets that you </w:t>
      </w:r>
      <w:proofErr w:type="spellStart"/>
      <w:r w:rsidRPr="00B33602">
        <w:t>arerequired</w:t>
      </w:r>
      <w:proofErr w:type="spellEnd"/>
      <w:r w:rsidRPr="00B33602">
        <w:t xml:space="preserve"> to attack. The lead aircraft is anchored in a left-hand holding pattern at 12000 feet </w:t>
      </w:r>
      <w:proofErr w:type="spellStart"/>
      <w:r w:rsidRPr="00B33602">
        <w:t>andthe</w:t>
      </w:r>
      <w:proofErr w:type="spellEnd"/>
      <w:r w:rsidRPr="00B33602">
        <w:t xml:space="preserve"> wingman is following the same track at 13000 feet. Both pilots are heads-down. </w:t>
      </w:r>
    </w:p>
    <w:p w14:paraId="795D8727" w14:textId="77777777" w:rsidR="00A37882" w:rsidRDefault="00A37882" w:rsidP="00801B59"/>
    <w:p w14:paraId="795D8728" w14:textId="77777777" w:rsidR="00A37882" w:rsidRDefault="00B33602" w:rsidP="00801B59">
      <w:r w:rsidRPr="00B33602">
        <w:lastRenderedPageBreak/>
        <w:t>Now</w:t>
      </w:r>
      <w:r w:rsidR="00DA5CC2">
        <w:t xml:space="preserve"> </w:t>
      </w:r>
      <w:r w:rsidRPr="00B33602">
        <w:t xml:space="preserve">imagine that either one of those pilots isn’t fully in control of and aware of their numbers. </w:t>
      </w:r>
      <w:proofErr w:type="spellStart"/>
      <w:r w:rsidRPr="00B33602">
        <w:t>Thatsituation</w:t>
      </w:r>
      <w:proofErr w:type="spellEnd"/>
      <w:r w:rsidRPr="00B33602">
        <w:t xml:space="preserve"> quickly becomes dangerous. Either aircraft straying into the altitude </w:t>
      </w:r>
      <w:r w:rsidR="00A37882">
        <w:t>block</w:t>
      </w:r>
      <w:r w:rsidRPr="00B33602">
        <w:t xml:space="preserve"> of </w:t>
      </w:r>
      <w:proofErr w:type="spellStart"/>
      <w:r w:rsidRPr="00B33602">
        <w:t>theother</w:t>
      </w:r>
      <w:proofErr w:type="spellEnd"/>
      <w:r w:rsidRPr="00B33602">
        <w:t xml:space="preserve"> can result in a fatal collision. </w:t>
      </w:r>
    </w:p>
    <w:p w14:paraId="795D8729" w14:textId="77777777" w:rsidR="00A37882" w:rsidRDefault="00A37882" w:rsidP="00801B59"/>
    <w:p w14:paraId="795D872A" w14:textId="77777777" w:rsidR="00A37882" w:rsidRDefault="00A37882" w:rsidP="00801B59">
      <w:r>
        <w:t>Or, an</w:t>
      </w:r>
      <w:r w:rsidR="00B33602" w:rsidRPr="00B33602">
        <w:t xml:space="preserve"> aircraft experiencing a change in attitude could result </w:t>
      </w:r>
      <w:proofErr w:type="spellStart"/>
      <w:r w:rsidR="00B33602" w:rsidRPr="00B33602">
        <w:t>inthe</w:t>
      </w:r>
      <w:proofErr w:type="spellEnd"/>
      <w:r w:rsidR="00B33602" w:rsidRPr="00B33602">
        <w:t xml:space="preserve"> aircraft straying away from their known safe area and over a surface to air defence </w:t>
      </w:r>
      <w:proofErr w:type="spellStart"/>
      <w:r w:rsidR="00B33602" w:rsidRPr="00B33602">
        <w:t>systemwhich</w:t>
      </w:r>
      <w:proofErr w:type="spellEnd"/>
      <w:r w:rsidR="00B33602" w:rsidRPr="00B33602">
        <w:t xml:space="preserve"> would, of course, shoot them down. </w:t>
      </w:r>
    </w:p>
    <w:p w14:paraId="795D872B" w14:textId="77777777" w:rsidR="00A37882" w:rsidRDefault="00A37882" w:rsidP="00801B59"/>
    <w:p w14:paraId="795D872C" w14:textId="77777777" w:rsidR="00A37882" w:rsidRDefault="00B33602" w:rsidP="00801B59">
      <w:r w:rsidRPr="00B33602">
        <w:t xml:space="preserve">Finally, either aircraft losing or gaining airspeed </w:t>
      </w:r>
      <w:proofErr w:type="spellStart"/>
      <w:r w:rsidRPr="00B33602">
        <w:t>willresult</w:t>
      </w:r>
      <w:proofErr w:type="spellEnd"/>
      <w:r w:rsidRPr="00B33602">
        <w:t xml:space="preserve"> in either a dangerous stall situation or an unintended holding track, both of which can </w:t>
      </w:r>
      <w:proofErr w:type="spellStart"/>
      <w:r w:rsidRPr="00B33602">
        <w:t>resultin</w:t>
      </w:r>
      <w:proofErr w:type="spellEnd"/>
      <w:r w:rsidRPr="00B33602">
        <w:t xml:space="preserve"> a fatal accident. This is a good example where using the autopilot to hold attitude and </w:t>
      </w:r>
      <w:proofErr w:type="spellStart"/>
      <w:r w:rsidRPr="00B33602">
        <w:t>altitudewhile</w:t>
      </w:r>
      <w:proofErr w:type="spellEnd"/>
      <w:r w:rsidRPr="00B33602">
        <w:t xml:space="preserve"> continuously monitoring and controlling airspeed ensures the pilot can remain on </w:t>
      </w:r>
      <w:proofErr w:type="spellStart"/>
      <w:r w:rsidRPr="00B33602">
        <w:t>thenumbers</w:t>
      </w:r>
      <w:proofErr w:type="spellEnd"/>
      <w:r w:rsidRPr="00B33602">
        <w:t xml:space="preserve"> and therefore safe</w:t>
      </w:r>
      <w:r w:rsidR="00A37882">
        <w:t>.</w:t>
      </w:r>
    </w:p>
    <w:p w14:paraId="795D872D" w14:textId="77777777" w:rsidR="00B33602" w:rsidRDefault="00B33602" w:rsidP="00801B59"/>
    <w:p w14:paraId="795D872E" w14:textId="77777777" w:rsidR="00801B59" w:rsidRPr="00B33602" w:rsidRDefault="00801B59" w:rsidP="00801B59"/>
    <w:p w14:paraId="795D872F" w14:textId="77777777" w:rsidR="00B33602" w:rsidRPr="00801B59" w:rsidRDefault="00801B59" w:rsidP="00801B59">
      <w:pPr>
        <w:rPr>
          <w:b/>
          <w:bCs/>
        </w:rPr>
      </w:pPr>
      <w:r w:rsidRPr="00801B59">
        <w:rPr>
          <w:b/>
          <w:bCs/>
        </w:rPr>
        <w:t xml:space="preserve">EXAMPLE 4: </w:t>
      </w:r>
    </w:p>
    <w:p w14:paraId="795D8730" w14:textId="77777777" w:rsidR="00B33602" w:rsidRDefault="00B33602" w:rsidP="00801B59">
      <w:r w:rsidRPr="00B33602">
        <w:t xml:space="preserve">Your flight is at a hold awaiting a possible call to provide </w:t>
      </w:r>
      <w:r w:rsidR="00A37882">
        <w:t>C</w:t>
      </w:r>
      <w:r w:rsidRPr="00B33602">
        <w:t xml:space="preserve">lose </w:t>
      </w:r>
      <w:r w:rsidR="00A37882">
        <w:t>A</w:t>
      </w:r>
      <w:r w:rsidRPr="00B33602">
        <w:t xml:space="preserve">ir </w:t>
      </w:r>
      <w:r w:rsidR="00A37882">
        <w:t>S</w:t>
      </w:r>
      <w:r w:rsidRPr="00B33602">
        <w:t xml:space="preserve">upport. </w:t>
      </w:r>
      <w:r w:rsidR="00A37882">
        <w:t>Poor precision</w:t>
      </w:r>
      <w:r w:rsidRPr="00B33602">
        <w:t xml:space="preserve"> flight by the flight lead will lead the wingman to have to frequently change </w:t>
      </w:r>
      <w:proofErr w:type="spellStart"/>
      <w:r w:rsidRPr="00B33602">
        <w:t>powersettings</w:t>
      </w:r>
      <w:proofErr w:type="spellEnd"/>
      <w:r w:rsidRPr="00B33602">
        <w:t xml:space="preserve"> and at times maintain higher power settings in order to catch up to their lead. This </w:t>
      </w:r>
      <w:proofErr w:type="spellStart"/>
      <w:r w:rsidRPr="00B33602">
        <w:t>willresult</w:t>
      </w:r>
      <w:proofErr w:type="spellEnd"/>
      <w:r w:rsidRPr="00B33602">
        <w:t xml:space="preserve"> in higher fuel burn and - crucially - may result in the </w:t>
      </w:r>
      <w:r w:rsidR="00A37882">
        <w:t>wingman</w:t>
      </w:r>
      <w:r w:rsidRPr="00B33602">
        <w:t xml:space="preserve"> no longer having enough </w:t>
      </w:r>
      <w:proofErr w:type="spellStart"/>
      <w:r w:rsidRPr="00B33602">
        <w:t>fuelto</w:t>
      </w:r>
      <w:proofErr w:type="spellEnd"/>
      <w:r w:rsidRPr="00B33602">
        <w:t xml:space="preserve"> provide critical close air support when the call comes in.</w:t>
      </w:r>
    </w:p>
    <w:p w14:paraId="795D8731" w14:textId="77777777" w:rsidR="00B33602" w:rsidRDefault="00B33602" w:rsidP="00801B59"/>
    <w:p w14:paraId="795D8732" w14:textId="77777777" w:rsidR="00B33602" w:rsidRDefault="00B33602" w:rsidP="00801B59">
      <w:r w:rsidRPr="00B33602">
        <w:t xml:space="preserve">You can see that in the above examples there was always a good reason that meant that </w:t>
      </w:r>
      <w:proofErr w:type="spellStart"/>
      <w:r w:rsidRPr="00B33602">
        <w:t>therewas</w:t>
      </w:r>
      <w:proofErr w:type="spellEnd"/>
      <w:r w:rsidRPr="00B33602">
        <w:t xml:space="preserve"> no excuse not to be in complete control of the numbers and therefor</w:t>
      </w:r>
      <w:r>
        <w:t>e</w:t>
      </w:r>
      <w:r w:rsidRPr="00B33602">
        <w:t xml:space="preserve"> of your aircraft. And </w:t>
      </w:r>
      <w:proofErr w:type="spellStart"/>
      <w:proofErr w:type="gramStart"/>
      <w:r w:rsidR="00A37882" w:rsidRPr="00B33602">
        <w:t>so,</w:t>
      </w:r>
      <w:r w:rsidRPr="00B33602">
        <w:t>we</w:t>
      </w:r>
      <w:proofErr w:type="spellEnd"/>
      <w:proofErr w:type="gramEnd"/>
      <w:r w:rsidRPr="00B33602">
        <w:t xml:space="preserve"> can clearly see that precision flight means flying by the numbers at every phase of flight. </w:t>
      </w:r>
      <w:proofErr w:type="spellStart"/>
      <w:r w:rsidRPr="00B33602">
        <w:t>Theonly</w:t>
      </w:r>
      <w:proofErr w:type="spellEnd"/>
      <w:r w:rsidRPr="00B33602">
        <w:t xml:space="preserve"> time you are not flying by the numbers is when you are on the ground and are out of </w:t>
      </w:r>
      <w:proofErr w:type="spellStart"/>
      <w:r w:rsidRPr="00B33602">
        <w:t>thecockpit</w:t>
      </w:r>
      <w:proofErr w:type="spellEnd"/>
      <w:r w:rsidRPr="00B33602">
        <w:t xml:space="preserve">. </w:t>
      </w:r>
    </w:p>
    <w:p w14:paraId="795D8733" w14:textId="77777777" w:rsidR="00B33602" w:rsidRDefault="00B33602" w:rsidP="00801B59"/>
    <w:p w14:paraId="795D8734" w14:textId="77777777" w:rsidR="00B33602" w:rsidRDefault="00B33602" w:rsidP="00801B59">
      <w:r w:rsidRPr="00B33602">
        <w:t xml:space="preserve">At every other moment your responsibility as a pilot is to make sure that </w:t>
      </w:r>
      <w:proofErr w:type="spellStart"/>
      <w:r w:rsidRPr="00B33602">
        <w:t>thenumbers</w:t>
      </w:r>
      <w:proofErr w:type="spellEnd"/>
      <w:r w:rsidRPr="00B33602">
        <w:t xml:space="preserve"> you read from your instruments match the numbers you intend. Nothing, </w:t>
      </w:r>
      <w:proofErr w:type="spellStart"/>
      <w:r w:rsidRPr="00B33602">
        <w:t>notcommunicating</w:t>
      </w:r>
      <w:proofErr w:type="spellEnd"/>
      <w:r w:rsidRPr="00B33602">
        <w:t xml:space="preserve">, not looking for targets or threats, not coordinating with other flights or </w:t>
      </w:r>
      <w:proofErr w:type="spellStart"/>
      <w:proofErr w:type="gramStart"/>
      <w:r w:rsidRPr="00B33602">
        <w:t>agencies,nor</w:t>
      </w:r>
      <w:proofErr w:type="spellEnd"/>
      <w:proofErr w:type="gramEnd"/>
      <w:r w:rsidRPr="00B33602">
        <w:t xml:space="preserve"> anything else you can imagine should ever take priority of you maintaining strict control </w:t>
      </w:r>
      <w:proofErr w:type="spellStart"/>
      <w:r w:rsidRPr="00B33602">
        <w:t>overevery</w:t>
      </w:r>
      <w:proofErr w:type="spellEnd"/>
      <w:r w:rsidRPr="00B33602">
        <w:t xml:space="preserve"> aspect of your aircraft’s motion.</w:t>
      </w:r>
    </w:p>
    <w:p w14:paraId="795D8735" w14:textId="77777777" w:rsidR="00B33602" w:rsidRDefault="00B33602" w:rsidP="00801B59"/>
    <w:p w14:paraId="795D8736" w14:textId="77777777" w:rsidR="00B33602" w:rsidRDefault="00B33602" w:rsidP="00801B59"/>
    <w:p w14:paraId="795D8737" w14:textId="77777777" w:rsidR="00B33602" w:rsidRDefault="00B33602" w:rsidP="00801B59"/>
    <w:p w14:paraId="795D8738" w14:textId="77777777" w:rsidR="00B33602" w:rsidRPr="00B33602" w:rsidRDefault="00B33602" w:rsidP="00801B59"/>
    <w:p w14:paraId="795D8739" w14:textId="77777777" w:rsidR="00B33602" w:rsidRPr="00B33602" w:rsidRDefault="00B33602" w:rsidP="00801B59"/>
    <w:p w14:paraId="795D873A" w14:textId="77777777" w:rsidR="00B33602" w:rsidRPr="00045862" w:rsidRDefault="00045862" w:rsidP="00B67008">
      <w:pPr>
        <w:pStyle w:val="Heading3"/>
      </w:pPr>
      <w:r w:rsidRPr="00045862">
        <w:t>THE INSTRUMENT SCAN</w:t>
      </w:r>
    </w:p>
    <w:p w14:paraId="795D873B" w14:textId="77777777" w:rsidR="00B33602" w:rsidRPr="00B33602" w:rsidRDefault="00B33602" w:rsidP="00A37882">
      <w:r w:rsidRPr="00B33602">
        <w:t>The first thing that you need in order to be in control of your aircraft is to know what your numbers</w:t>
      </w:r>
    </w:p>
    <w:p w14:paraId="795D873C" w14:textId="77777777" w:rsidR="00B33602" w:rsidRPr="00B33602" w:rsidRDefault="00B33602" w:rsidP="00B33602">
      <w:pPr>
        <w:jc w:val="left"/>
      </w:pPr>
      <w:r w:rsidRPr="00B33602">
        <w:t xml:space="preserve">are. This requires that you develop and master the skill of </w:t>
      </w:r>
      <w:proofErr w:type="gramStart"/>
      <w:r w:rsidRPr="00B33602">
        <w:t>an</w:t>
      </w:r>
      <w:proofErr w:type="gramEnd"/>
      <w:r w:rsidRPr="00B33602">
        <w:t xml:space="preserve"> habitual instrument scan. By</w:t>
      </w:r>
    </w:p>
    <w:p w14:paraId="795D873D" w14:textId="77777777" w:rsidR="00B33602" w:rsidRPr="00B33602" w:rsidRDefault="00B33602" w:rsidP="00B33602">
      <w:pPr>
        <w:jc w:val="left"/>
      </w:pPr>
      <w:r w:rsidRPr="00B33602">
        <w:t>“habitual” I mean that you perform this as an automatic habit and at all phases of flight, even and</w:t>
      </w:r>
    </w:p>
    <w:p w14:paraId="795D873E" w14:textId="77777777" w:rsidR="00B33602" w:rsidRPr="00B33602" w:rsidRDefault="00B33602" w:rsidP="00B33602">
      <w:pPr>
        <w:jc w:val="left"/>
      </w:pPr>
      <w:r w:rsidRPr="00B33602">
        <w:t>especially in close quarters combat like dogfighting. This is important! If you don’t make a</w:t>
      </w:r>
    </w:p>
    <w:p w14:paraId="795D873F" w14:textId="77777777" w:rsidR="00B33602" w:rsidRPr="00B33602" w:rsidRDefault="00B33602" w:rsidP="00B33602">
      <w:pPr>
        <w:jc w:val="left"/>
      </w:pPr>
      <w:r w:rsidRPr="00B33602">
        <w:t>conscious effort to turn the instrument scan into a habit then you will find precision flight</w:t>
      </w:r>
    </w:p>
    <w:p w14:paraId="795D8740" w14:textId="77777777" w:rsidR="00B33602" w:rsidRPr="00B33602" w:rsidRDefault="00B33602" w:rsidP="00B33602">
      <w:pPr>
        <w:jc w:val="left"/>
      </w:pPr>
      <w:r w:rsidRPr="00B33602">
        <w:t>impossible. At best you will be able to maintain precision flight with conscious effort for short</w:t>
      </w:r>
    </w:p>
    <w:p w14:paraId="795D8741" w14:textId="77777777" w:rsidR="00B33602" w:rsidRPr="00B33602" w:rsidRDefault="00B33602" w:rsidP="00B33602">
      <w:pPr>
        <w:jc w:val="left"/>
      </w:pPr>
      <w:r w:rsidRPr="00B33602">
        <w:t>periods but then inevitably lose that control again sometimes only moments later because</w:t>
      </w:r>
    </w:p>
    <w:p w14:paraId="795D8742" w14:textId="77777777" w:rsidR="00B33602" w:rsidRPr="00B33602" w:rsidRDefault="00B33602" w:rsidP="00B33602">
      <w:pPr>
        <w:jc w:val="left"/>
      </w:pPr>
      <w:r w:rsidRPr="00B33602">
        <w:t>whatever else you choose to do you will be guaranteed to become distracted by it. On the up</w:t>
      </w:r>
    </w:p>
    <w:p w14:paraId="795D8743" w14:textId="77777777" w:rsidR="00B33602" w:rsidRPr="00B33602" w:rsidRDefault="00B33602" w:rsidP="00B33602">
      <w:pPr>
        <w:jc w:val="left"/>
      </w:pPr>
      <w:r w:rsidRPr="00B33602">
        <w:t>side learning this habit is the only difficult part of precision flight. Everything else is just small</w:t>
      </w:r>
    </w:p>
    <w:p w14:paraId="795D8744" w14:textId="77777777" w:rsidR="00B33602" w:rsidRDefault="00B33602" w:rsidP="00B33602">
      <w:pPr>
        <w:jc w:val="left"/>
      </w:pPr>
      <w:r w:rsidRPr="00B33602">
        <w:t>stick and throttle movements.</w:t>
      </w:r>
    </w:p>
    <w:p w14:paraId="795D8745" w14:textId="77777777" w:rsidR="00B33602" w:rsidRPr="00B33602" w:rsidRDefault="00B33602" w:rsidP="00B33602">
      <w:pPr>
        <w:jc w:val="left"/>
      </w:pPr>
    </w:p>
    <w:p w14:paraId="795D8746" w14:textId="77777777" w:rsidR="00B33602" w:rsidRPr="00B33602" w:rsidRDefault="00B33602" w:rsidP="00B33602">
      <w:pPr>
        <w:jc w:val="left"/>
      </w:pPr>
      <w:r w:rsidRPr="00B33602">
        <w:t>So how do you do it? What you need to do is to consciously look at your primary flight</w:t>
      </w:r>
    </w:p>
    <w:p w14:paraId="795D8747" w14:textId="77777777" w:rsidR="00B33602" w:rsidRPr="00B33602" w:rsidRDefault="00B33602" w:rsidP="00B33602">
      <w:pPr>
        <w:jc w:val="left"/>
      </w:pPr>
      <w:r w:rsidRPr="00B33602">
        <w:t>instruments and read your airspeed, attitude, and altitude every few seconds. Ideally you</w:t>
      </w:r>
    </w:p>
    <w:p w14:paraId="795D8748" w14:textId="77777777" w:rsidR="00B33602" w:rsidRPr="00B33602" w:rsidRDefault="00B33602" w:rsidP="00B33602">
      <w:pPr>
        <w:jc w:val="left"/>
      </w:pPr>
      <w:r w:rsidRPr="00B33602">
        <w:t>want this to be every 4 to 5 seconds. You need to start doing this from the moment your aircraft</w:t>
      </w:r>
    </w:p>
    <w:p w14:paraId="795D8749" w14:textId="77777777" w:rsidR="00B33602" w:rsidRPr="00B33602" w:rsidRDefault="00B33602" w:rsidP="00B33602">
      <w:pPr>
        <w:jc w:val="left"/>
      </w:pPr>
      <w:r w:rsidRPr="00B33602">
        <w:t>starts moving and continue relentlessly right up to the moment it stops again. There is never a</w:t>
      </w:r>
    </w:p>
    <w:p w14:paraId="795D874A" w14:textId="77777777" w:rsidR="00B33602" w:rsidRPr="00B33602" w:rsidRDefault="00B33602" w:rsidP="00B33602">
      <w:pPr>
        <w:jc w:val="left"/>
      </w:pPr>
      <w:r w:rsidRPr="00B33602">
        <w:t>phase of flight where you can let this lapse. Whether you’re focussed on some area on the</w:t>
      </w:r>
    </w:p>
    <w:p w14:paraId="795D874B" w14:textId="77777777" w:rsidR="00B33602" w:rsidRPr="00B33602" w:rsidRDefault="00B33602" w:rsidP="00B33602">
      <w:pPr>
        <w:jc w:val="left"/>
      </w:pPr>
      <w:r w:rsidRPr="00B33602">
        <w:lastRenderedPageBreak/>
        <w:t>ground and looking for targets, inbound on a gun-run against air-to-ground targets, or battling in a</w:t>
      </w:r>
    </w:p>
    <w:p w14:paraId="795D874C" w14:textId="77777777" w:rsidR="00B33602" w:rsidRPr="00B33602" w:rsidRDefault="00B33602" w:rsidP="00B33602">
      <w:pPr>
        <w:jc w:val="left"/>
      </w:pPr>
      <w:r w:rsidRPr="00B33602">
        <w:t>high-G dogfight right at the edge of your aircraft’s performance envelope you must always be</w:t>
      </w:r>
    </w:p>
    <w:p w14:paraId="795D874D" w14:textId="77777777" w:rsidR="00B33602" w:rsidRPr="00B33602" w:rsidRDefault="00B33602" w:rsidP="00B33602">
      <w:pPr>
        <w:jc w:val="left"/>
      </w:pPr>
      <w:r w:rsidRPr="00B33602">
        <w:t>flicking your eyes back to your primary flight instruments every few seconds and actively reading</w:t>
      </w:r>
    </w:p>
    <w:p w14:paraId="795D874E" w14:textId="77777777" w:rsidR="00B33602" w:rsidRDefault="00B33602" w:rsidP="00B33602">
      <w:pPr>
        <w:jc w:val="left"/>
      </w:pPr>
      <w:r w:rsidRPr="00B33602">
        <w:t>and taking in the three numbers needed for precision flight:</w:t>
      </w:r>
    </w:p>
    <w:p w14:paraId="795D874F" w14:textId="77777777" w:rsidR="00B33602" w:rsidRPr="00B33602" w:rsidRDefault="00B33602" w:rsidP="00B33602">
      <w:pPr>
        <w:jc w:val="left"/>
      </w:pPr>
    </w:p>
    <w:p w14:paraId="795D8750" w14:textId="77777777" w:rsidR="00B33602" w:rsidRPr="00B33602" w:rsidRDefault="00B33602" w:rsidP="00B33602">
      <w:pPr>
        <w:ind w:left="720"/>
        <w:jc w:val="left"/>
      </w:pPr>
      <w:r w:rsidRPr="00B33602">
        <w:t xml:space="preserve">• </w:t>
      </w:r>
      <w:proofErr w:type="gramStart"/>
      <w:r w:rsidRPr="00B33602">
        <w:t>airspeed;</w:t>
      </w:r>
      <w:proofErr w:type="gramEnd"/>
    </w:p>
    <w:p w14:paraId="795D8751" w14:textId="77777777" w:rsidR="00B33602" w:rsidRPr="00B33602" w:rsidRDefault="00B33602" w:rsidP="00B33602">
      <w:pPr>
        <w:ind w:left="720"/>
        <w:jc w:val="left"/>
      </w:pPr>
      <w:r w:rsidRPr="00B33602">
        <w:t xml:space="preserve">• </w:t>
      </w:r>
      <w:proofErr w:type="gramStart"/>
      <w:r w:rsidRPr="00B33602">
        <w:t>attitude;</w:t>
      </w:r>
      <w:proofErr w:type="gramEnd"/>
    </w:p>
    <w:p w14:paraId="795D8752" w14:textId="77777777" w:rsidR="00B33602" w:rsidRDefault="00B33602" w:rsidP="00B33602">
      <w:pPr>
        <w:ind w:left="720"/>
        <w:jc w:val="left"/>
      </w:pPr>
      <w:r w:rsidRPr="00B33602">
        <w:t>• altitude.</w:t>
      </w:r>
    </w:p>
    <w:p w14:paraId="795D8753" w14:textId="77777777" w:rsidR="00B33602" w:rsidRPr="00B33602" w:rsidRDefault="00B33602" w:rsidP="00B33602">
      <w:pPr>
        <w:ind w:left="720"/>
        <w:jc w:val="left"/>
      </w:pPr>
    </w:p>
    <w:p w14:paraId="795D8754" w14:textId="77777777" w:rsidR="00B33602" w:rsidRPr="00B33602" w:rsidRDefault="00B33602" w:rsidP="00B33602">
      <w:pPr>
        <w:jc w:val="left"/>
      </w:pPr>
      <w:r w:rsidRPr="00B33602">
        <w:t>At first and like any new skill you will find this difficult. Distractions will cause you to become</w:t>
      </w:r>
    </w:p>
    <w:p w14:paraId="795D8755" w14:textId="77777777" w:rsidR="00B33602" w:rsidRPr="00B33602" w:rsidRDefault="00B33602" w:rsidP="00B33602">
      <w:pPr>
        <w:jc w:val="left"/>
      </w:pPr>
      <w:r w:rsidRPr="00B33602">
        <w:t>fixated and the scan will just stop happening. What’s worse is that it may take some time before</w:t>
      </w:r>
    </w:p>
    <w:p w14:paraId="795D8756" w14:textId="77777777" w:rsidR="00B33602" w:rsidRPr="00B33602" w:rsidRDefault="00B33602" w:rsidP="00B33602">
      <w:pPr>
        <w:jc w:val="left"/>
      </w:pPr>
      <w:r w:rsidRPr="00B33602">
        <w:t>you realise you’ve stopped. Also, reading the numbers may even take you the whole 5 seconds!</w:t>
      </w:r>
    </w:p>
    <w:p w14:paraId="795D8757" w14:textId="77777777" w:rsidR="00B33602" w:rsidRPr="00B33602" w:rsidRDefault="00B33602" w:rsidP="00B33602">
      <w:pPr>
        <w:jc w:val="left"/>
      </w:pPr>
      <w:proofErr w:type="gramStart"/>
      <w:r w:rsidRPr="00B33602">
        <w:t>However</w:t>
      </w:r>
      <w:proofErr w:type="gramEnd"/>
      <w:r w:rsidRPr="00B33602">
        <w:t xml:space="preserve"> if you create a few flights on your own and practice it you will quickly find that reading</w:t>
      </w:r>
    </w:p>
    <w:p w14:paraId="795D8758" w14:textId="77777777" w:rsidR="00B33602" w:rsidRPr="00B33602" w:rsidRDefault="00B33602" w:rsidP="00B33602">
      <w:pPr>
        <w:jc w:val="left"/>
      </w:pPr>
      <w:r w:rsidRPr="00B33602">
        <w:t xml:space="preserve">the numbers </w:t>
      </w:r>
      <w:proofErr w:type="gramStart"/>
      <w:r w:rsidRPr="00B33602">
        <w:t>becomes</w:t>
      </w:r>
      <w:proofErr w:type="gramEnd"/>
      <w:r w:rsidRPr="00B33602">
        <w:t xml:space="preserve"> quick and soon you will be taking them all in with a single glance and in a</w:t>
      </w:r>
    </w:p>
    <w:p w14:paraId="795D8759" w14:textId="77777777" w:rsidR="00B33602" w:rsidRPr="00B33602" w:rsidRDefault="00B33602" w:rsidP="00B33602">
      <w:pPr>
        <w:jc w:val="left"/>
      </w:pPr>
      <w:r w:rsidRPr="00B33602">
        <w:t>fraction of a second. Once the action becomes a habit you will even start to become unaware of</w:t>
      </w:r>
    </w:p>
    <w:p w14:paraId="795D875A" w14:textId="77777777" w:rsidR="00B33602" w:rsidRPr="00B33602" w:rsidRDefault="00B33602" w:rsidP="00B33602">
      <w:pPr>
        <w:jc w:val="left"/>
      </w:pPr>
      <w:r w:rsidRPr="00B33602">
        <w:t xml:space="preserve">what you’re doing. The action of glancing at the instruments - reading and absorbing their </w:t>
      </w:r>
      <w:proofErr w:type="spellStart"/>
      <w:r w:rsidRPr="00B33602">
        <w:t>currentvalues</w:t>
      </w:r>
      <w:proofErr w:type="spellEnd"/>
      <w:r w:rsidRPr="00B33602">
        <w:t xml:space="preserve"> - and then returning to what you were doing becomes almost unconscious and the effect is</w:t>
      </w:r>
    </w:p>
    <w:p w14:paraId="795D875B" w14:textId="77777777" w:rsidR="00B33602" w:rsidRPr="00B33602" w:rsidRDefault="00B33602" w:rsidP="00B33602">
      <w:pPr>
        <w:jc w:val="left"/>
      </w:pPr>
      <w:r w:rsidRPr="00B33602">
        <w:t>that of just somehow knowing them all the time. Your brain is amazing and learning to perform</w:t>
      </w:r>
    </w:p>
    <w:p w14:paraId="795D875C" w14:textId="77777777" w:rsidR="00B33602" w:rsidRPr="00B33602" w:rsidRDefault="00B33602" w:rsidP="00B33602">
      <w:pPr>
        <w:jc w:val="left"/>
      </w:pPr>
      <w:r w:rsidRPr="00B33602">
        <w:t xml:space="preserve">repetitive actions automatically </w:t>
      </w:r>
      <w:proofErr w:type="gramStart"/>
      <w:r w:rsidRPr="00B33602">
        <w:t>is</w:t>
      </w:r>
      <w:proofErr w:type="gramEnd"/>
      <w:r w:rsidRPr="00B33602">
        <w:t xml:space="preserve"> one of our most amazing and demonstrable abilities. Just like</w:t>
      </w:r>
    </w:p>
    <w:p w14:paraId="795D875D" w14:textId="77777777" w:rsidR="00B33602" w:rsidRPr="00B33602" w:rsidRDefault="00B33602" w:rsidP="00B33602">
      <w:pPr>
        <w:jc w:val="left"/>
      </w:pPr>
      <w:r w:rsidRPr="00B33602">
        <w:t>expert tight-rope walkers eventually stop thinking about balancing and just balance you will</w:t>
      </w:r>
    </w:p>
    <w:p w14:paraId="795D875E" w14:textId="77777777" w:rsidR="00B33602" w:rsidRPr="00B33602" w:rsidRDefault="00B33602" w:rsidP="00B33602">
      <w:pPr>
        <w:jc w:val="left"/>
      </w:pPr>
      <w:r w:rsidRPr="00B33602">
        <w:t>eventually stop thinking about the instrument scan and just do it. But it does take a lot of</w:t>
      </w:r>
    </w:p>
    <w:p w14:paraId="795D875F" w14:textId="77777777" w:rsidR="00B33602" w:rsidRDefault="00B33602" w:rsidP="00B33602">
      <w:pPr>
        <w:jc w:val="left"/>
      </w:pPr>
      <w:r w:rsidRPr="00B33602">
        <w:t>practice. Here are a few pitfalls to avoid.</w:t>
      </w:r>
    </w:p>
    <w:p w14:paraId="795D8760" w14:textId="77777777" w:rsidR="00DB3635" w:rsidRPr="00B33602" w:rsidRDefault="00DB3635" w:rsidP="00B33602">
      <w:pPr>
        <w:jc w:val="left"/>
      </w:pPr>
    </w:p>
    <w:p w14:paraId="795D8761" w14:textId="77777777" w:rsidR="00B33602" w:rsidRPr="00B33602" w:rsidRDefault="00B33602" w:rsidP="00B33602">
      <w:pPr>
        <w:jc w:val="left"/>
      </w:pPr>
      <w:r w:rsidRPr="00B33602">
        <w:t>First, resist having some flights where you consider the instrument scan important and others</w:t>
      </w:r>
    </w:p>
    <w:p w14:paraId="795D8762" w14:textId="77777777" w:rsidR="00B33602" w:rsidRPr="00B33602" w:rsidRDefault="00B33602" w:rsidP="00B33602">
      <w:pPr>
        <w:jc w:val="left"/>
      </w:pPr>
      <w:r w:rsidRPr="00B33602">
        <w:t>where you don’t. Your brain simply won’t learn this habit unless you do it all the time in every</w:t>
      </w:r>
    </w:p>
    <w:p w14:paraId="795D8763" w14:textId="77777777" w:rsidR="00B33602" w:rsidRPr="00B33602" w:rsidRDefault="00B33602" w:rsidP="00B33602">
      <w:pPr>
        <w:jc w:val="left"/>
      </w:pPr>
      <w:r w:rsidRPr="00B33602">
        <w:t>simulator that you fly. One of our unfortunate limitations is that if you teach the brain that it can</w:t>
      </w:r>
    </w:p>
    <w:p w14:paraId="795D8764" w14:textId="77777777" w:rsidR="00B33602" w:rsidRPr="00B33602" w:rsidRDefault="00B33602" w:rsidP="00B33602">
      <w:pPr>
        <w:jc w:val="left"/>
      </w:pPr>
      <w:r w:rsidRPr="00B33602">
        <w:t>sometimes be lazy, it will default to always being lazy. It’s an energy conservation mechanism</w:t>
      </w:r>
    </w:p>
    <w:p w14:paraId="795D8765" w14:textId="77777777" w:rsidR="00B33602" w:rsidRPr="00B33602" w:rsidRDefault="00B33602" w:rsidP="00B33602">
      <w:pPr>
        <w:jc w:val="left"/>
      </w:pPr>
      <w:r w:rsidRPr="00B33602">
        <w:t xml:space="preserve">built into our DNA. Unless we consider it </w:t>
      </w:r>
      <w:proofErr w:type="gramStart"/>
      <w:r w:rsidRPr="00B33602">
        <w:t>vital</w:t>
      </w:r>
      <w:proofErr w:type="gramEnd"/>
      <w:r w:rsidRPr="00B33602">
        <w:t xml:space="preserve"> we will subconsciously default to the option that</w:t>
      </w:r>
    </w:p>
    <w:p w14:paraId="795D8766" w14:textId="77777777" w:rsidR="00B33602" w:rsidRDefault="00B33602" w:rsidP="00B33602">
      <w:pPr>
        <w:jc w:val="left"/>
      </w:pPr>
      <w:r w:rsidRPr="00B33602">
        <w:t>requires less energy. I have never personally come across an exception to this rule.</w:t>
      </w:r>
    </w:p>
    <w:p w14:paraId="795D8767" w14:textId="77777777" w:rsidR="00DB3635" w:rsidRPr="00B33602" w:rsidRDefault="00DB3635" w:rsidP="00B33602">
      <w:pPr>
        <w:jc w:val="left"/>
      </w:pPr>
    </w:p>
    <w:p w14:paraId="795D8768" w14:textId="77777777" w:rsidR="00B33602" w:rsidRPr="00B33602" w:rsidRDefault="00B33602" w:rsidP="00B33602">
      <w:pPr>
        <w:jc w:val="left"/>
      </w:pPr>
      <w:r w:rsidRPr="00B33602">
        <w:t>Second, don’t resist using learning aids in the beginning. Making something into a habit requires</w:t>
      </w:r>
    </w:p>
    <w:p w14:paraId="795D8769" w14:textId="77777777" w:rsidR="00B33602" w:rsidRPr="00B33602" w:rsidRDefault="00B33602" w:rsidP="00B33602">
      <w:pPr>
        <w:jc w:val="left"/>
      </w:pPr>
      <w:r w:rsidRPr="00B33602">
        <w:t>a lot of time and energy. Not using tools to help us simply means we take longer (sometimes far</w:t>
      </w:r>
    </w:p>
    <w:p w14:paraId="795D876A" w14:textId="77777777" w:rsidR="00B33602" w:rsidRPr="00B33602" w:rsidRDefault="00B33602" w:rsidP="00B33602">
      <w:pPr>
        <w:jc w:val="left"/>
      </w:pPr>
      <w:r w:rsidRPr="00B33602">
        <w:t>longer) to embed the habit. An example of such a learning aid is an exercise timer or timer</w:t>
      </w:r>
    </w:p>
    <w:p w14:paraId="795D876B" w14:textId="77777777" w:rsidR="00B33602" w:rsidRPr="00B33602" w:rsidRDefault="00B33602" w:rsidP="00B33602">
      <w:pPr>
        <w:jc w:val="left"/>
      </w:pPr>
      <w:r w:rsidRPr="00B33602">
        <w:t>smartphone app. If you set an exercise time to beep every five seconds, and condition yourself to</w:t>
      </w:r>
    </w:p>
    <w:p w14:paraId="795D876C" w14:textId="77777777" w:rsidR="00B33602" w:rsidRPr="00B33602" w:rsidRDefault="00B33602" w:rsidP="00B33602">
      <w:pPr>
        <w:jc w:val="left"/>
      </w:pPr>
      <w:r w:rsidRPr="00B33602">
        <w:t>read the instruments every five seconds no matter what (it’s a simulator so even imminent death</w:t>
      </w:r>
    </w:p>
    <w:p w14:paraId="795D876D" w14:textId="77777777" w:rsidR="00B33602" w:rsidRPr="00B33602" w:rsidRDefault="00B33602" w:rsidP="00B33602">
      <w:pPr>
        <w:jc w:val="left"/>
      </w:pPr>
      <w:r w:rsidRPr="00B33602">
        <w:t>isn’t an excuse) then this can dramatically shorten the conditioning time needed to embed the</w:t>
      </w:r>
    </w:p>
    <w:p w14:paraId="795D876E" w14:textId="77777777" w:rsidR="00B33602" w:rsidRPr="00B33602" w:rsidRDefault="00B33602" w:rsidP="00B33602">
      <w:pPr>
        <w:jc w:val="left"/>
      </w:pPr>
      <w:r w:rsidRPr="00B33602">
        <w:t xml:space="preserve">habit. If you resist using such tools or coming up with similarly creative </w:t>
      </w:r>
      <w:proofErr w:type="gramStart"/>
      <w:r w:rsidRPr="00B33602">
        <w:t>solutions</w:t>
      </w:r>
      <w:proofErr w:type="gramEnd"/>
      <w:r w:rsidRPr="00B33602">
        <w:t xml:space="preserve"> then you are</w:t>
      </w:r>
    </w:p>
    <w:p w14:paraId="795D876F" w14:textId="77777777" w:rsidR="00B33602" w:rsidRPr="00B33602" w:rsidRDefault="00B33602" w:rsidP="00B33602">
      <w:pPr>
        <w:jc w:val="left"/>
      </w:pPr>
      <w:r w:rsidRPr="00B33602">
        <w:t>simply extending the time needed to embed the habit. And this may be enough to tip the scales</w:t>
      </w:r>
    </w:p>
    <w:p w14:paraId="795D8770" w14:textId="77777777" w:rsidR="00B33602" w:rsidRDefault="00B33602" w:rsidP="00B33602">
      <w:pPr>
        <w:jc w:val="left"/>
      </w:pPr>
      <w:r w:rsidRPr="00B33602">
        <w:t>to you not actually developing the habit fully at all.</w:t>
      </w:r>
    </w:p>
    <w:p w14:paraId="795D8771" w14:textId="77777777" w:rsidR="00DB3635" w:rsidRPr="00B33602" w:rsidRDefault="00DB3635" w:rsidP="00B33602">
      <w:pPr>
        <w:jc w:val="left"/>
      </w:pPr>
    </w:p>
    <w:p w14:paraId="795D8772" w14:textId="77777777" w:rsidR="00B33602" w:rsidRPr="00B33602" w:rsidRDefault="00B33602" w:rsidP="00B33602">
      <w:pPr>
        <w:jc w:val="left"/>
      </w:pPr>
      <w:r w:rsidRPr="00B33602">
        <w:t>One thing to keep in mind while doing this is that while this one skill does require some effort over</w:t>
      </w:r>
    </w:p>
    <w:p w14:paraId="795D8773" w14:textId="77777777" w:rsidR="00B33602" w:rsidRPr="00B33602" w:rsidRDefault="00B33602" w:rsidP="00B33602">
      <w:pPr>
        <w:jc w:val="left"/>
      </w:pPr>
      <w:r w:rsidRPr="00B33602">
        <w:t>some time, it will dramatically reduce the effort required to learn almost every other skill you will</w:t>
      </w:r>
    </w:p>
    <w:p w14:paraId="795D8774" w14:textId="77777777" w:rsidR="00B33602" w:rsidRPr="00B33602" w:rsidRDefault="00B33602" w:rsidP="00B33602">
      <w:pPr>
        <w:jc w:val="left"/>
      </w:pPr>
      <w:r w:rsidRPr="00B33602">
        <w:t>need to succeed as a Mirage pilot by a far greater amount that you are putting in now. I</w:t>
      </w:r>
    </w:p>
    <w:p w14:paraId="795D8775" w14:textId="77777777" w:rsidR="00B33602" w:rsidRPr="00B33602" w:rsidRDefault="00B33602" w:rsidP="00B33602">
      <w:pPr>
        <w:jc w:val="left"/>
      </w:pPr>
      <w:proofErr w:type="gramStart"/>
      <w:r w:rsidRPr="00B33602">
        <w:t>personally</w:t>
      </w:r>
      <w:proofErr w:type="gramEnd"/>
      <w:r w:rsidRPr="00B33602">
        <w:t xml:space="preserve"> consider this the single most important skill related to any type of flight be it simulated</w:t>
      </w:r>
    </w:p>
    <w:p w14:paraId="795D8776" w14:textId="77777777" w:rsidR="00DB3635" w:rsidRDefault="00B33602" w:rsidP="00B33602">
      <w:pPr>
        <w:jc w:val="left"/>
      </w:pPr>
      <w:r w:rsidRPr="00B33602">
        <w:t>or not and in any airframe from a helicopter to every type of airplane and even auto-gyros.</w:t>
      </w:r>
    </w:p>
    <w:p w14:paraId="795D8777" w14:textId="77777777" w:rsidR="00DB3635" w:rsidRDefault="00DB3635" w:rsidP="00B33602">
      <w:pPr>
        <w:jc w:val="left"/>
      </w:pPr>
    </w:p>
    <w:p w14:paraId="795D8778" w14:textId="77777777" w:rsidR="00DB3635" w:rsidRDefault="00DB3635" w:rsidP="00B33602">
      <w:pPr>
        <w:jc w:val="left"/>
      </w:pPr>
    </w:p>
    <w:p w14:paraId="795D8779" w14:textId="77777777" w:rsidR="00DB3635" w:rsidRPr="00DB3635" w:rsidRDefault="00045862" w:rsidP="00B67008">
      <w:pPr>
        <w:pStyle w:val="Heading3"/>
      </w:pPr>
      <w:r w:rsidRPr="00DB3635">
        <w:t>CONTROLLING THE NUMBERS</w:t>
      </w:r>
    </w:p>
    <w:p w14:paraId="795D877A" w14:textId="77777777" w:rsidR="00DB3635" w:rsidRPr="00DB3635" w:rsidRDefault="00DB3635" w:rsidP="00DB3635">
      <w:pPr>
        <w:jc w:val="left"/>
      </w:pPr>
      <w:r w:rsidRPr="00DB3635">
        <w:t xml:space="preserve">So now that we know how to know what our numbers are </w:t>
      </w:r>
      <w:proofErr w:type="spellStart"/>
      <w:proofErr w:type="gramStart"/>
      <w:r w:rsidRPr="00DB3635">
        <w:t>lets</w:t>
      </w:r>
      <w:proofErr w:type="spellEnd"/>
      <w:proofErr w:type="gramEnd"/>
      <w:r w:rsidRPr="00DB3635">
        <w:t xml:space="preserve"> consider controlling them in a</w:t>
      </w:r>
    </w:p>
    <w:p w14:paraId="795D877B" w14:textId="77777777" w:rsidR="00DB3635" w:rsidRPr="00DB3635" w:rsidRDefault="00DB3635" w:rsidP="00DB3635">
      <w:pPr>
        <w:jc w:val="left"/>
      </w:pPr>
      <w:r w:rsidRPr="00DB3635">
        <w:t>meaningful way that also makes precision flight really easy. The key principle to understand is</w:t>
      </w:r>
    </w:p>
    <w:p w14:paraId="795D877C" w14:textId="77777777" w:rsidR="00DB3635" w:rsidRPr="00DB3635" w:rsidRDefault="00DB3635" w:rsidP="00DB3635">
      <w:pPr>
        <w:jc w:val="left"/>
      </w:pPr>
      <w:r w:rsidRPr="00DB3635">
        <w:lastRenderedPageBreak/>
        <w:t>that flying at a steady speed at your current altitude requires a specific amount of power.</w:t>
      </w:r>
    </w:p>
    <w:p w14:paraId="795D877D" w14:textId="77777777" w:rsidR="00DB3635" w:rsidRPr="00DB3635" w:rsidRDefault="00DB3635" w:rsidP="00DB3635">
      <w:pPr>
        <w:jc w:val="left"/>
      </w:pPr>
      <w:r w:rsidRPr="00DB3635">
        <w:t>Add any more power and you will accelerate and set any less power and you will slow down.</w:t>
      </w:r>
    </w:p>
    <w:p w14:paraId="795D877E" w14:textId="77777777" w:rsidR="00DB3635" w:rsidRPr="00DB3635" w:rsidRDefault="00DB3635" w:rsidP="00DB3635">
      <w:pPr>
        <w:jc w:val="left"/>
      </w:pPr>
      <w:r w:rsidRPr="00DB3635">
        <w:t xml:space="preserve">Because the </w:t>
      </w:r>
      <w:r>
        <w:t>F-16</w:t>
      </w:r>
      <w:r w:rsidRPr="00DB3635">
        <w:t xml:space="preserve"> uses a flight control computer we can ignore the vertical velocity implications</w:t>
      </w:r>
    </w:p>
    <w:p w14:paraId="795D877F" w14:textId="77777777" w:rsidR="00DB3635" w:rsidRPr="00DB3635" w:rsidRDefault="00DB3635" w:rsidP="00DB3635">
      <w:pPr>
        <w:jc w:val="left"/>
      </w:pPr>
      <w:r>
        <w:t>of power changes</w:t>
      </w:r>
      <w:r w:rsidRPr="00DB3635">
        <w:t xml:space="preserve">. </w:t>
      </w:r>
      <w:proofErr w:type="spellStart"/>
      <w:r w:rsidRPr="00DB3635">
        <w:t>Soreturning</w:t>
      </w:r>
      <w:proofErr w:type="spellEnd"/>
      <w:r w:rsidRPr="00DB3635">
        <w:t xml:space="preserve"> to our point, if you know how much power your aircraft needs to fly at a specific </w:t>
      </w:r>
      <w:proofErr w:type="spellStart"/>
      <w:r w:rsidRPr="00DB3635">
        <w:t>speedthen</w:t>
      </w:r>
      <w:proofErr w:type="spellEnd"/>
      <w:r w:rsidRPr="00DB3635">
        <w:t xml:space="preserve"> by setting that power your aircraft will fly at that s</w:t>
      </w:r>
      <w:bookmarkStart w:id="11" w:name="_GoBack"/>
      <w:bookmarkEnd w:id="11"/>
      <w:r w:rsidRPr="00DB3635">
        <w:t xml:space="preserve">peed all of the time that you remain </w:t>
      </w:r>
      <w:proofErr w:type="spellStart"/>
      <w:r w:rsidRPr="00DB3635">
        <w:t>straightand</w:t>
      </w:r>
      <w:proofErr w:type="spellEnd"/>
      <w:r w:rsidRPr="00DB3635">
        <w:t xml:space="preserve"> level and at that altitude. It won’t slow down and it won’t speed up. All we need is a way </w:t>
      </w:r>
      <w:proofErr w:type="spellStart"/>
      <w:r w:rsidRPr="00DB3635">
        <w:t>toquantify</w:t>
      </w:r>
      <w:proofErr w:type="spellEnd"/>
      <w:r w:rsidRPr="00DB3635">
        <w:t xml:space="preserve"> that power and a procedure to utilise the above information.</w:t>
      </w:r>
    </w:p>
    <w:p w14:paraId="795D8780" w14:textId="77777777" w:rsidR="00DB3635" w:rsidRPr="00DB3635" w:rsidRDefault="00DB3635" w:rsidP="00DB3635">
      <w:pPr>
        <w:jc w:val="left"/>
      </w:pPr>
    </w:p>
    <w:p w14:paraId="795D8781" w14:textId="77777777" w:rsidR="00DB3635" w:rsidRDefault="00DB3635" w:rsidP="00DB3635">
      <w:pPr>
        <w:jc w:val="left"/>
      </w:pPr>
      <w:r w:rsidRPr="00DB3635">
        <w:t xml:space="preserve">Engine output in the </w:t>
      </w:r>
      <w:r>
        <w:t>F16</w:t>
      </w:r>
      <w:r w:rsidRPr="00DB3635">
        <w:t xml:space="preserve"> is best referenced using the fuel flow </w:t>
      </w:r>
      <w:proofErr w:type="spellStart"/>
      <w:proofErr w:type="gramStart"/>
      <w:r w:rsidRPr="00DB3635">
        <w:t>indicator.It</w:t>
      </w:r>
      <w:proofErr w:type="spellEnd"/>
      <w:proofErr w:type="gramEnd"/>
      <w:r w:rsidRPr="00DB3635">
        <w:t xml:space="preserve"> indicates the amount of fuel flowing through the engines in</w:t>
      </w:r>
      <w:r>
        <w:t xml:space="preserve"> pounds</w:t>
      </w:r>
      <w:r w:rsidRPr="00DB3635">
        <w:t xml:space="preserve"> per minute. The reason that it is such a useful instrument is </w:t>
      </w:r>
      <w:proofErr w:type="spellStart"/>
      <w:r w:rsidRPr="00DB3635">
        <w:t>thatsmall</w:t>
      </w:r>
      <w:proofErr w:type="spellEnd"/>
      <w:r w:rsidRPr="00DB3635">
        <w:t xml:space="preserve"> changes in the throttle cause relatively large changes in </w:t>
      </w:r>
      <w:proofErr w:type="spellStart"/>
      <w:r w:rsidRPr="00DB3635">
        <w:t>it’s</w:t>
      </w:r>
      <w:proofErr w:type="spellEnd"/>
      <w:r w:rsidRPr="00DB3635">
        <w:t xml:space="preserve"> </w:t>
      </w:r>
      <w:proofErr w:type="spellStart"/>
      <w:r w:rsidRPr="00DB3635">
        <w:t>value.If</w:t>
      </w:r>
      <w:proofErr w:type="spellEnd"/>
      <w:r w:rsidRPr="00DB3635">
        <w:t xml:space="preserve"> we then perform some manoeuvres </w:t>
      </w:r>
      <w:proofErr w:type="spellStart"/>
      <w:r w:rsidRPr="00DB3635">
        <w:t>thatcause</w:t>
      </w:r>
      <w:proofErr w:type="spellEnd"/>
      <w:r w:rsidRPr="00DB3635">
        <w:t xml:space="preserve"> the throttle position to change all we need to do in order to </w:t>
      </w:r>
      <w:proofErr w:type="spellStart"/>
      <w:r w:rsidRPr="00DB3635">
        <w:t>returnthe</w:t>
      </w:r>
      <w:proofErr w:type="spellEnd"/>
      <w:r w:rsidRPr="00DB3635">
        <w:t xml:space="preserve"> throttle to its original position is to move the throttle so as change </w:t>
      </w:r>
      <w:proofErr w:type="spellStart"/>
      <w:r w:rsidRPr="00DB3635">
        <w:t>thefuel</w:t>
      </w:r>
      <w:proofErr w:type="spellEnd"/>
      <w:r w:rsidRPr="00DB3635">
        <w:t xml:space="preserve"> flow indicator’</w:t>
      </w:r>
      <w:r>
        <w:t>s value back to where it was</w:t>
      </w:r>
      <w:r w:rsidRPr="00DB3635">
        <w:t xml:space="preserve">. This indicator is thus an </w:t>
      </w:r>
      <w:proofErr w:type="spellStart"/>
      <w:r w:rsidRPr="00DB3635">
        <w:t>excellenttool</w:t>
      </w:r>
      <w:proofErr w:type="spellEnd"/>
      <w:r w:rsidRPr="00DB3635">
        <w:t xml:space="preserve"> for throttle control</w:t>
      </w:r>
    </w:p>
    <w:p w14:paraId="795D8782" w14:textId="77777777" w:rsidR="00DB3635" w:rsidRDefault="00DB3635" w:rsidP="00DB3635">
      <w:pPr>
        <w:jc w:val="left"/>
      </w:pPr>
    </w:p>
    <w:p w14:paraId="795D8783" w14:textId="77777777" w:rsidR="00045862" w:rsidRPr="00DB3635" w:rsidRDefault="00045862" w:rsidP="00DB3635">
      <w:pPr>
        <w:jc w:val="left"/>
      </w:pPr>
    </w:p>
    <w:p w14:paraId="795D8784" w14:textId="77777777" w:rsidR="00DB3635" w:rsidRPr="00DB3635" w:rsidRDefault="00045862" w:rsidP="00B67008">
      <w:pPr>
        <w:pStyle w:val="Heading3"/>
      </w:pPr>
      <w:r w:rsidRPr="00DB3635">
        <w:t>LEVEL FLIGHT</w:t>
      </w:r>
    </w:p>
    <w:p w14:paraId="795D8785" w14:textId="77777777" w:rsidR="00DB3635" w:rsidRDefault="00DB3635" w:rsidP="00DB3635">
      <w:pPr>
        <w:jc w:val="left"/>
      </w:pPr>
      <w:r w:rsidRPr="00DB3635">
        <w:t>The procedure for level precision flight is as follows:</w:t>
      </w:r>
    </w:p>
    <w:p w14:paraId="795D8786" w14:textId="77777777" w:rsidR="00DB3635" w:rsidRPr="00DB3635" w:rsidRDefault="00DB3635" w:rsidP="00DB3635">
      <w:pPr>
        <w:jc w:val="left"/>
      </w:pPr>
    </w:p>
    <w:p w14:paraId="795D8787" w14:textId="77777777" w:rsidR="00DB3635" w:rsidRPr="00DB3635" w:rsidRDefault="00DB3635" w:rsidP="00DB3635">
      <w:pPr>
        <w:jc w:val="left"/>
      </w:pPr>
      <w:r w:rsidRPr="00DB3635">
        <w:t>1. Establish your desired attitude for straight and level flight.</w:t>
      </w:r>
    </w:p>
    <w:p w14:paraId="795D8788" w14:textId="77777777" w:rsidR="00DB3635" w:rsidRPr="00DB3635" w:rsidRDefault="00DB3635" w:rsidP="00DB3635">
      <w:pPr>
        <w:jc w:val="left"/>
      </w:pPr>
      <w:r w:rsidRPr="00DB3635">
        <w:t>2. Find the throttle position that maintains your desired airspeed and read and remember the fuel</w:t>
      </w:r>
    </w:p>
    <w:p w14:paraId="795D8789" w14:textId="77777777" w:rsidR="00DB3635" w:rsidRPr="00DB3635" w:rsidRDefault="00DB3635" w:rsidP="00DB3635">
      <w:pPr>
        <w:jc w:val="left"/>
      </w:pPr>
      <w:r w:rsidRPr="00DB3635">
        <w:t>flow value.</w:t>
      </w:r>
    </w:p>
    <w:p w14:paraId="795D878A" w14:textId="77777777" w:rsidR="00DB3635" w:rsidRPr="00DB3635" w:rsidRDefault="00DB3635" w:rsidP="00DB3635">
      <w:pPr>
        <w:jc w:val="left"/>
      </w:pPr>
      <w:r w:rsidRPr="00DB3635">
        <w:t>3. Before turning glance back down to remind yourself of your current fuel flow.</w:t>
      </w:r>
    </w:p>
    <w:p w14:paraId="795D878B" w14:textId="77777777" w:rsidR="00DB3635" w:rsidRPr="00DB3635" w:rsidRDefault="00DB3635" w:rsidP="00DB3635">
      <w:pPr>
        <w:jc w:val="left"/>
      </w:pPr>
      <w:r w:rsidRPr="00DB3635">
        <w:t>4. When turning or otherwise manoeuvring move the throttle to maintain airspeed during that</w:t>
      </w:r>
    </w:p>
    <w:p w14:paraId="795D878C" w14:textId="77777777" w:rsidR="00DB3635" w:rsidRPr="00DB3635" w:rsidRDefault="00DB3635" w:rsidP="00DB3635">
      <w:pPr>
        <w:jc w:val="left"/>
      </w:pPr>
      <w:r w:rsidRPr="00DB3635">
        <w:t>manoeuvre.</w:t>
      </w:r>
    </w:p>
    <w:p w14:paraId="795D878D" w14:textId="77777777" w:rsidR="00DB3635" w:rsidRPr="00DB3635" w:rsidRDefault="00DB3635" w:rsidP="00DB3635">
      <w:pPr>
        <w:jc w:val="left"/>
      </w:pPr>
      <w:r w:rsidRPr="00DB3635">
        <w:t>5. After the manoeuvre return your attitude to straight and level.</w:t>
      </w:r>
    </w:p>
    <w:p w14:paraId="795D878E" w14:textId="77777777" w:rsidR="00DB3635" w:rsidRPr="00DB3635" w:rsidRDefault="00DB3635" w:rsidP="00DB3635">
      <w:pPr>
        <w:jc w:val="left"/>
      </w:pPr>
      <w:r w:rsidRPr="00DB3635">
        <w:t xml:space="preserve">6. Once straight and level return the </w:t>
      </w:r>
      <w:proofErr w:type="spellStart"/>
      <w:r w:rsidRPr="00DB3635">
        <w:t>the</w:t>
      </w:r>
      <w:proofErr w:type="spellEnd"/>
      <w:r w:rsidRPr="00DB3635">
        <w:t xml:space="preserve"> throttle to </w:t>
      </w:r>
      <w:proofErr w:type="spellStart"/>
      <w:proofErr w:type="gramStart"/>
      <w:r w:rsidRPr="00DB3635">
        <w:t>it’s</w:t>
      </w:r>
      <w:proofErr w:type="spellEnd"/>
      <w:proofErr w:type="gramEnd"/>
      <w:r w:rsidRPr="00DB3635">
        <w:t xml:space="preserve"> original position using the fuel flow</w:t>
      </w:r>
    </w:p>
    <w:p w14:paraId="795D878F" w14:textId="77777777" w:rsidR="00DB3635" w:rsidRDefault="00DB3635" w:rsidP="00DB3635">
      <w:pPr>
        <w:jc w:val="left"/>
      </w:pPr>
      <w:r w:rsidRPr="00DB3635">
        <w:t>indicator.</w:t>
      </w:r>
    </w:p>
    <w:p w14:paraId="795D8790" w14:textId="77777777" w:rsidR="00DB3635" w:rsidRPr="00DB3635" w:rsidRDefault="00DB3635" w:rsidP="00DB3635">
      <w:pPr>
        <w:jc w:val="left"/>
      </w:pPr>
    </w:p>
    <w:p w14:paraId="795D8791" w14:textId="77777777" w:rsidR="00DB3635" w:rsidRPr="00DB3635" w:rsidRDefault="00DB3635" w:rsidP="00DB3635">
      <w:pPr>
        <w:jc w:val="left"/>
      </w:pPr>
      <w:r w:rsidRPr="00DB3635">
        <w:t>In the above scenario you keep your flight path marker on the horizon line to maintain zero vertical</w:t>
      </w:r>
    </w:p>
    <w:p w14:paraId="795D8792" w14:textId="77777777" w:rsidR="00DB3635" w:rsidRPr="00DB3635" w:rsidRDefault="00DB3635" w:rsidP="00DB3635">
      <w:pPr>
        <w:jc w:val="left"/>
      </w:pPr>
      <w:r w:rsidRPr="00DB3635">
        <w:t>velocity and then use the throttle to get to and then maintain your airspeed. Once that fuel flow</w:t>
      </w:r>
    </w:p>
    <w:p w14:paraId="795D8793" w14:textId="77777777" w:rsidR="00DB3635" w:rsidRPr="00DB3635" w:rsidRDefault="00DB3635" w:rsidP="00DB3635">
      <w:pPr>
        <w:jc w:val="left"/>
      </w:pPr>
      <w:r w:rsidRPr="00DB3635">
        <w:t>value is found and memorised you are guaranteed to be able to maintain your speed without</w:t>
      </w:r>
    </w:p>
    <w:p w14:paraId="795D8794" w14:textId="77777777" w:rsidR="00DB3635" w:rsidRPr="00DB3635" w:rsidRDefault="00DB3635" w:rsidP="00DB3635">
      <w:pPr>
        <w:jc w:val="left"/>
      </w:pPr>
      <w:r w:rsidRPr="00DB3635">
        <w:t>variation simply by setting that fuel flow with your throttle. Dead simple. If as a result of your</w:t>
      </w:r>
    </w:p>
    <w:p w14:paraId="795D8795" w14:textId="77777777" w:rsidR="00DB3635" w:rsidRPr="00DB3635" w:rsidRDefault="00DB3635" w:rsidP="00DB3635">
      <w:pPr>
        <w:jc w:val="left"/>
      </w:pPr>
      <w:r w:rsidRPr="00DB3635">
        <w:t>regular and habitual instrument scan you notice your airspeed drifting you simply need to recheck</w:t>
      </w:r>
    </w:p>
    <w:p w14:paraId="795D8796" w14:textId="77777777" w:rsidR="00DB3635" w:rsidRDefault="00DB3635" w:rsidP="00DB3635">
      <w:pPr>
        <w:jc w:val="left"/>
      </w:pPr>
      <w:r w:rsidRPr="00DB3635">
        <w:t>the fuel flow and adjust the throttle.</w:t>
      </w:r>
    </w:p>
    <w:p w14:paraId="795D8797" w14:textId="77777777" w:rsidR="00DB3635" w:rsidRPr="00DB3635" w:rsidRDefault="00DB3635" w:rsidP="00DB3635">
      <w:pPr>
        <w:jc w:val="left"/>
      </w:pPr>
    </w:p>
    <w:p w14:paraId="795D8798" w14:textId="77777777" w:rsidR="00DB3635" w:rsidRPr="00DB3635" w:rsidRDefault="00DB3635" w:rsidP="00DB3635">
      <w:pPr>
        <w:jc w:val="left"/>
      </w:pPr>
      <w:r w:rsidRPr="00DB3635">
        <w:t>Be aware that the required fuel flow value for your current airspeed will change as your weight</w:t>
      </w:r>
    </w:p>
    <w:p w14:paraId="795D8799" w14:textId="77777777" w:rsidR="00DB3635" w:rsidRPr="00DB3635" w:rsidRDefault="00DB3635" w:rsidP="00DB3635">
      <w:pPr>
        <w:jc w:val="left"/>
      </w:pPr>
      <w:r w:rsidRPr="00DB3635">
        <w:t xml:space="preserve">changes. If you’ve just </w:t>
      </w:r>
      <w:proofErr w:type="gramStart"/>
      <w:r w:rsidRPr="00DB3635">
        <w:t>release</w:t>
      </w:r>
      <w:proofErr w:type="gramEnd"/>
      <w:r w:rsidRPr="00DB3635">
        <w:t xml:space="preserve"> a pair of MK-82’</w:t>
      </w:r>
      <w:r w:rsidR="0042006E">
        <w:t xml:space="preserve">s </w:t>
      </w:r>
      <w:r w:rsidRPr="00DB3635">
        <w:t>or fired a missile you will have changed the</w:t>
      </w:r>
    </w:p>
    <w:p w14:paraId="795D879A" w14:textId="77777777" w:rsidR="00DB3635" w:rsidRPr="00DB3635" w:rsidRDefault="00DB3635" w:rsidP="00DB3635">
      <w:pPr>
        <w:jc w:val="left"/>
      </w:pPr>
      <w:r w:rsidRPr="00DB3635">
        <w:t>weight and drag characteristics of the aircraft. This will require you to find the fuel flow to hold</w:t>
      </w:r>
    </w:p>
    <w:p w14:paraId="795D879B" w14:textId="77777777" w:rsidR="00DB3635" w:rsidRPr="00DB3635" w:rsidRDefault="00DB3635" w:rsidP="00DB3635">
      <w:pPr>
        <w:jc w:val="left"/>
      </w:pPr>
      <w:r w:rsidRPr="00DB3635">
        <w:t>your intended speed again. Also, after prolonged flight your fuel levels will decrease sufficiently</w:t>
      </w:r>
    </w:p>
    <w:p w14:paraId="795D879C" w14:textId="77777777" w:rsidR="00DB3635" w:rsidRPr="00DB3635" w:rsidRDefault="00DB3635" w:rsidP="00DB3635">
      <w:pPr>
        <w:jc w:val="left"/>
      </w:pPr>
      <w:r w:rsidRPr="00DB3635">
        <w:t>lower the weight and so required a lower fuel flow. You shouldn’t really notice this as your</w:t>
      </w:r>
    </w:p>
    <w:p w14:paraId="795D879D" w14:textId="77777777" w:rsidR="00DB3635" w:rsidRPr="00DB3635" w:rsidRDefault="00DB3635" w:rsidP="00DB3635">
      <w:pPr>
        <w:jc w:val="left"/>
      </w:pPr>
      <w:r w:rsidRPr="00DB3635">
        <w:t xml:space="preserve">constant and habitual instrument scan will reveal excess airspeed </w:t>
      </w:r>
      <w:proofErr w:type="spellStart"/>
      <w:r w:rsidRPr="00DB3635">
        <w:t>buildup</w:t>
      </w:r>
      <w:proofErr w:type="spellEnd"/>
      <w:r w:rsidRPr="00DB3635">
        <w:t xml:space="preserve"> and result in immediate</w:t>
      </w:r>
    </w:p>
    <w:p w14:paraId="795D879E" w14:textId="77777777" w:rsidR="00DB3635" w:rsidRDefault="00DB3635" w:rsidP="00DB3635">
      <w:pPr>
        <w:jc w:val="left"/>
      </w:pPr>
      <w:r w:rsidRPr="00DB3635">
        <w:t>throttle changes.</w:t>
      </w:r>
    </w:p>
    <w:p w14:paraId="795D879F" w14:textId="77777777" w:rsidR="00DB3635" w:rsidRPr="00DB3635" w:rsidRDefault="00DB3635" w:rsidP="00DB3635">
      <w:pPr>
        <w:jc w:val="left"/>
      </w:pPr>
    </w:p>
    <w:p w14:paraId="795D87A0" w14:textId="77777777" w:rsidR="00DB3635" w:rsidRPr="00DB3635" w:rsidRDefault="00DB3635" w:rsidP="00DB3635">
      <w:pPr>
        <w:jc w:val="left"/>
      </w:pPr>
      <w:r w:rsidRPr="00DB3635">
        <w:t>The last point to remember is that the fuel flow reading allows you to maintain your desired speed</w:t>
      </w:r>
    </w:p>
    <w:p w14:paraId="795D87A1" w14:textId="77777777" w:rsidR="00DB3635" w:rsidRPr="00DB3635" w:rsidRDefault="00DB3635" w:rsidP="00DB3635">
      <w:pPr>
        <w:jc w:val="left"/>
      </w:pPr>
      <w:r w:rsidRPr="00DB3635">
        <w:t>at your current altitude. If you change altitude you will then need to determine the desired fuel</w:t>
      </w:r>
    </w:p>
    <w:p w14:paraId="795D87A2" w14:textId="77777777" w:rsidR="00DB3635" w:rsidRDefault="00DB3635" w:rsidP="00DB3635">
      <w:pPr>
        <w:jc w:val="left"/>
      </w:pPr>
      <w:r w:rsidRPr="00DB3635">
        <w:t>flow value for that altitude.</w:t>
      </w:r>
    </w:p>
    <w:p w14:paraId="795D87A3" w14:textId="77777777" w:rsidR="00DB3635" w:rsidRDefault="00DB3635" w:rsidP="00DB3635">
      <w:pPr>
        <w:jc w:val="left"/>
      </w:pPr>
    </w:p>
    <w:p w14:paraId="795D87A4" w14:textId="77777777" w:rsidR="00DB3635" w:rsidRDefault="00DB3635" w:rsidP="00DB3635">
      <w:pPr>
        <w:jc w:val="left"/>
      </w:pPr>
    </w:p>
    <w:p w14:paraId="795D87A5" w14:textId="77777777" w:rsidR="00DB3635" w:rsidRPr="00DB3635" w:rsidRDefault="00045862" w:rsidP="00B67008">
      <w:pPr>
        <w:pStyle w:val="Heading3"/>
      </w:pPr>
      <w:r w:rsidRPr="00DB3635">
        <w:t>GETTING EVERYTHING SETTLED</w:t>
      </w:r>
    </w:p>
    <w:p w14:paraId="795D87A6" w14:textId="77777777" w:rsidR="00DB3635" w:rsidRPr="00DB3635" w:rsidRDefault="00DB3635" w:rsidP="00DB3635">
      <w:pPr>
        <w:jc w:val="left"/>
      </w:pPr>
      <w:r w:rsidRPr="00DB3635">
        <w:t>All the above is vital to controlled flight but here’s a little added detail that may prove helpful. Your</w:t>
      </w:r>
    </w:p>
    <w:p w14:paraId="795D87A7" w14:textId="77777777" w:rsidR="00DB3635" w:rsidRPr="00DB3635" w:rsidRDefault="00DB3635" w:rsidP="00DB3635">
      <w:pPr>
        <w:jc w:val="left"/>
      </w:pPr>
      <w:r w:rsidRPr="00DB3635">
        <w:lastRenderedPageBreak/>
        <w:t>ultimate aim, when performing precision flight is moving from one settled regime to another. What</w:t>
      </w:r>
    </w:p>
    <w:p w14:paraId="795D87A8" w14:textId="77777777" w:rsidR="00DB3635" w:rsidRPr="00DB3635" w:rsidRDefault="00DB3635" w:rsidP="00DB3635">
      <w:pPr>
        <w:jc w:val="left"/>
      </w:pPr>
      <w:r w:rsidRPr="00DB3635">
        <w:t>do I mean by settled? The simplest way to understand the concept is that an aircraft is settled</w:t>
      </w:r>
    </w:p>
    <w:p w14:paraId="795D87A9" w14:textId="77777777" w:rsidR="00DB3635" w:rsidRPr="00DB3635" w:rsidRDefault="00DB3635" w:rsidP="00DB3635">
      <w:pPr>
        <w:jc w:val="left"/>
      </w:pPr>
      <w:r w:rsidRPr="00DB3635">
        <w:t>once all of the forces acting on it are in equilibrium. From your perspective as a pilot, the way that</w:t>
      </w:r>
    </w:p>
    <w:p w14:paraId="795D87AA" w14:textId="77777777" w:rsidR="00DB3635" w:rsidRPr="00DB3635" w:rsidRDefault="00DB3635" w:rsidP="00DB3635">
      <w:pPr>
        <w:jc w:val="left"/>
      </w:pPr>
      <w:r w:rsidRPr="00DB3635">
        <w:t>you know that you are in equilibrium is if removing your hands from the controls causes no</w:t>
      </w:r>
    </w:p>
    <w:p w14:paraId="795D87AB" w14:textId="77777777" w:rsidR="00DB3635" w:rsidRPr="00DB3635" w:rsidRDefault="00DB3635" w:rsidP="00DB3635">
      <w:pPr>
        <w:jc w:val="left"/>
      </w:pPr>
      <w:r w:rsidRPr="00DB3635">
        <w:t>change in the aircraft’s direction or speed, or if you prefer a more technical perspective: the forces</w:t>
      </w:r>
    </w:p>
    <w:p w14:paraId="795D87AC" w14:textId="77777777" w:rsidR="00DB3635" w:rsidRPr="00DB3635" w:rsidRDefault="00DB3635" w:rsidP="00DB3635">
      <w:pPr>
        <w:jc w:val="left"/>
      </w:pPr>
      <w:r w:rsidRPr="00DB3635">
        <w:t>on your aircraft are in equilibrium if removing your hands from the controls results in no change in</w:t>
      </w:r>
    </w:p>
    <w:p w14:paraId="795D87AD" w14:textId="77777777" w:rsidR="00DB3635" w:rsidRPr="00DB3635" w:rsidRDefault="00DB3635" w:rsidP="00DB3635">
      <w:pPr>
        <w:jc w:val="left"/>
      </w:pPr>
      <w:r w:rsidRPr="00DB3635">
        <w:t xml:space="preserve">the aircraft’s velocity vector. If </w:t>
      </w:r>
      <w:proofErr w:type="gramStart"/>
      <w:r w:rsidRPr="00DB3635">
        <w:t>you</w:t>
      </w:r>
      <w:proofErr w:type="gramEnd"/>
      <w:r w:rsidRPr="00DB3635">
        <w:t xml:space="preserve"> aircraft turns, the velocity vector is changing direction. If you</w:t>
      </w:r>
    </w:p>
    <w:p w14:paraId="795D87AE" w14:textId="77777777" w:rsidR="00DB3635" w:rsidRDefault="00DB3635" w:rsidP="00DB3635">
      <w:pPr>
        <w:jc w:val="left"/>
      </w:pPr>
      <w:r w:rsidRPr="00DB3635">
        <w:t xml:space="preserve">aircrafts </w:t>
      </w:r>
      <w:proofErr w:type="gramStart"/>
      <w:r w:rsidRPr="00DB3635">
        <w:t>accelerates</w:t>
      </w:r>
      <w:proofErr w:type="gramEnd"/>
      <w:r w:rsidRPr="00DB3635">
        <w:t xml:space="preserve"> the velocity victor is getting longer. And so on.</w:t>
      </w:r>
    </w:p>
    <w:p w14:paraId="795D87AF" w14:textId="77777777" w:rsidR="00DB3635" w:rsidRDefault="00DB3635" w:rsidP="00DB3635">
      <w:pPr>
        <w:jc w:val="left"/>
      </w:pPr>
    </w:p>
    <w:p w14:paraId="795D87B0" w14:textId="77777777" w:rsidR="00DB3635" w:rsidRPr="00DB3635" w:rsidRDefault="00045862" w:rsidP="00B67008">
      <w:pPr>
        <w:pStyle w:val="Heading3"/>
      </w:pPr>
      <w:r w:rsidRPr="00DB3635">
        <w:t>ASCENDING AND DESCENDING FLIGHT</w:t>
      </w:r>
    </w:p>
    <w:p w14:paraId="795D87B1" w14:textId="77777777" w:rsidR="00DB3635" w:rsidRPr="00DB3635" w:rsidRDefault="00DB3635" w:rsidP="00DB3635">
      <w:pPr>
        <w:autoSpaceDE w:val="0"/>
        <w:autoSpaceDN w:val="0"/>
        <w:adjustRightInd w:val="0"/>
        <w:contextualSpacing w:val="0"/>
        <w:jc w:val="left"/>
      </w:pPr>
      <w:r w:rsidRPr="00DB3635">
        <w:t>Ascending and descending flight is slightly different. In level flight you use the throttle to control</w:t>
      </w:r>
    </w:p>
    <w:p w14:paraId="795D87B2" w14:textId="77777777" w:rsidR="00DB3635" w:rsidRPr="00DB3635" w:rsidRDefault="00DB3635" w:rsidP="00DB3635">
      <w:pPr>
        <w:autoSpaceDE w:val="0"/>
        <w:autoSpaceDN w:val="0"/>
        <w:adjustRightInd w:val="0"/>
        <w:contextualSpacing w:val="0"/>
        <w:jc w:val="left"/>
      </w:pPr>
      <w:r w:rsidRPr="00DB3635">
        <w:t xml:space="preserve">airspeed. </w:t>
      </w:r>
      <w:proofErr w:type="gramStart"/>
      <w:r w:rsidRPr="00DB3635">
        <w:t>However</w:t>
      </w:r>
      <w:proofErr w:type="gramEnd"/>
      <w:r w:rsidRPr="00DB3635">
        <w:t xml:space="preserve"> when ascending or descending you keep your throttle in a set position (as</w:t>
      </w:r>
    </w:p>
    <w:p w14:paraId="795D87B3" w14:textId="77777777" w:rsidR="00DB3635" w:rsidRDefault="00DB3635" w:rsidP="00DB3635">
      <w:pPr>
        <w:autoSpaceDE w:val="0"/>
        <w:autoSpaceDN w:val="0"/>
        <w:adjustRightInd w:val="0"/>
        <w:contextualSpacing w:val="0"/>
        <w:jc w:val="left"/>
      </w:pPr>
      <w:r w:rsidRPr="00DB3635">
        <w:t>briefed) and using only your attitude to control your airspeed. Here’s the procedure for ascent:</w:t>
      </w:r>
    </w:p>
    <w:p w14:paraId="795D87B4" w14:textId="77777777" w:rsidR="00DB3635" w:rsidRPr="00DB3635" w:rsidRDefault="00DB3635" w:rsidP="00DB3635">
      <w:pPr>
        <w:autoSpaceDE w:val="0"/>
        <w:autoSpaceDN w:val="0"/>
        <w:adjustRightInd w:val="0"/>
        <w:contextualSpacing w:val="0"/>
        <w:jc w:val="left"/>
      </w:pPr>
    </w:p>
    <w:p w14:paraId="795D87B5" w14:textId="77777777" w:rsidR="00DB3635" w:rsidRPr="00DB3635" w:rsidRDefault="00DB3635" w:rsidP="00DB3635">
      <w:pPr>
        <w:autoSpaceDE w:val="0"/>
        <w:autoSpaceDN w:val="0"/>
        <w:adjustRightInd w:val="0"/>
        <w:contextualSpacing w:val="0"/>
        <w:jc w:val="left"/>
      </w:pPr>
      <w:r w:rsidRPr="00DB3635">
        <w:t>1. Set climb power</w:t>
      </w:r>
    </w:p>
    <w:p w14:paraId="795D87B6" w14:textId="77777777" w:rsidR="00DB3635" w:rsidRPr="00DB3635" w:rsidRDefault="00DB3635" w:rsidP="00DB3635">
      <w:pPr>
        <w:jc w:val="left"/>
      </w:pPr>
      <w:r w:rsidRPr="00DB3635">
        <w:t>2. Pull the nose up to a position where your airspeed is constant</w:t>
      </w:r>
    </w:p>
    <w:p w14:paraId="795D87B7" w14:textId="77777777" w:rsidR="00DB3635" w:rsidRPr="00DB3635" w:rsidRDefault="00DB3635" w:rsidP="00DB3635">
      <w:pPr>
        <w:autoSpaceDE w:val="0"/>
        <w:autoSpaceDN w:val="0"/>
        <w:adjustRightInd w:val="0"/>
        <w:contextualSpacing w:val="0"/>
        <w:jc w:val="left"/>
      </w:pPr>
      <w:r w:rsidRPr="00DB3635">
        <w:t>3. To accelerate lower the nose</w:t>
      </w:r>
    </w:p>
    <w:p w14:paraId="795D87B8" w14:textId="77777777" w:rsidR="00DB3635" w:rsidRPr="00DB3635" w:rsidRDefault="00DB3635" w:rsidP="00DB3635">
      <w:pPr>
        <w:autoSpaceDE w:val="0"/>
        <w:autoSpaceDN w:val="0"/>
        <w:adjustRightInd w:val="0"/>
        <w:contextualSpacing w:val="0"/>
        <w:jc w:val="left"/>
      </w:pPr>
      <w:r w:rsidRPr="00DB3635">
        <w:t>4. To decelerate raise the nose</w:t>
      </w:r>
    </w:p>
    <w:p w14:paraId="795D87B9" w14:textId="77777777" w:rsidR="00DB3635" w:rsidRDefault="00DB3635" w:rsidP="00DB3635">
      <w:pPr>
        <w:autoSpaceDE w:val="0"/>
        <w:autoSpaceDN w:val="0"/>
        <w:adjustRightInd w:val="0"/>
        <w:contextualSpacing w:val="0"/>
        <w:jc w:val="left"/>
      </w:pPr>
      <w:r w:rsidRPr="00DB3635">
        <w:t>5. As altitude increases be prepared to lower the nose to maintain a constant speed</w:t>
      </w:r>
    </w:p>
    <w:p w14:paraId="795D87BA" w14:textId="77777777" w:rsidR="00DB3635" w:rsidRPr="00DB3635" w:rsidRDefault="00DB3635" w:rsidP="00DB3635">
      <w:pPr>
        <w:autoSpaceDE w:val="0"/>
        <w:autoSpaceDN w:val="0"/>
        <w:adjustRightInd w:val="0"/>
        <w:contextualSpacing w:val="0"/>
        <w:jc w:val="left"/>
      </w:pPr>
    </w:p>
    <w:p w14:paraId="795D87BB" w14:textId="77777777" w:rsidR="00DB3635" w:rsidRDefault="00DB3635" w:rsidP="00DB3635">
      <w:pPr>
        <w:autoSpaceDE w:val="0"/>
        <w:autoSpaceDN w:val="0"/>
        <w:adjustRightInd w:val="0"/>
        <w:contextualSpacing w:val="0"/>
        <w:jc w:val="left"/>
      </w:pPr>
      <w:r w:rsidRPr="00DB3635">
        <w:t>The procedure for descent is similar:</w:t>
      </w:r>
    </w:p>
    <w:p w14:paraId="795D87BC" w14:textId="77777777" w:rsidR="00DB3635" w:rsidRPr="00DB3635" w:rsidRDefault="00DB3635" w:rsidP="00DB3635">
      <w:pPr>
        <w:autoSpaceDE w:val="0"/>
        <w:autoSpaceDN w:val="0"/>
        <w:adjustRightInd w:val="0"/>
        <w:contextualSpacing w:val="0"/>
        <w:jc w:val="left"/>
      </w:pPr>
    </w:p>
    <w:p w14:paraId="795D87BD" w14:textId="77777777" w:rsidR="00DB3635" w:rsidRPr="00DB3635" w:rsidRDefault="00DB3635" w:rsidP="00DB3635">
      <w:pPr>
        <w:autoSpaceDE w:val="0"/>
        <w:autoSpaceDN w:val="0"/>
        <w:adjustRightInd w:val="0"/>
        <w:contextualSpacing w:val="0"/>
        <w:jc w:val="left"/>
      </w:pPr>
      <w:r w:rsidRPr="00DB3635">
        <w:t>1. Set descent power</w:t>
      </w:r>
    </w:p>
    <w:p w14:paraId="795D87BE" w14:textId="77777777" w:rsidR="00DB3635" w:rsidRPr="00DB3635" w:rsidRDefault="00DB3635" w:rsidP="00DB3635">
      <w:pPr>
        <w:autoSpaceDE w:val="0"/>
        <w:autoSpaceDN w:val="0"/>
        <w:adjustRightInd w:val="0"/>
        <w:contextualSpacing w:val="0"/>
        <w:jc w:val="left"/>
      </w:pPr>
      <w:r w:rsidRPr="00DB3635">
        <w:t>2. Push the nose down to a position where your airspeed is constant</w:t>
      </w:r>
    </w:p>
    <w:p w14:paraId="795D87BF" w14:textId="77777777" w:rsidR="00DB3635" w:rsidRPr="00DB3635" w:rsidRDefault="00DB3635" w:rsidP="00DB3635">
      <w:pPr>
        <w:autoSpaceDE w:val="0"/>
        <w:autoSpaceDN w:val="0"/>
        <w:adjustRightInd w:val="0"/>
        <w:contextualSpacing w:val="0"/>
        <w:jc w:val="left"/>
      </w:pPr>
      <w:r w:rsidRPr="00DB3635">
        <w:t>3. To accelerate lower the nose</w:t>
      </w:r>
    </w:p>
    <w:p w14:paraId="795D87C0" w14:textId="77777777" w:rsidR="00DB3635" w:rsidRPr="00DB3635" w:rsidRDefault="00DB3635" w:rsidP="00DB3635">
      <w:pPr>
        <w:autoSpaceDE w:val="0"/>
        <w:autoSpaceDN w:val="0"/>
        <w:adjustRightInd w:val="0"/>
        <w:contextualSpacing w:val="0"/>
        <w:jc w:val="left"/>
      </w:pPr>
      <w:r w:rsidRPr="00DB3635">
        <w:t>4. To decelerate raise the nose</w:t>
      </w:r>
    </w:p>
    <w:p w14:paraId="795D87C1" w14:textId="77777777" w:rsidR="00DB3635" w:rsidRDefault="00DB3635" w:rsidP="00DB3635">
      <w:pPr>
        <w:autoSpaceDE w:val="0"/>
        <w:autoSpaceDN w:val="0"/>
        <w:adjustRightInd w:val="0"/>
        <w:contextualSpacing w:val="0"/>
        <w:jc w:val="left"/>
      </w:pPr>
      <w:r w:rsidRPr="00DB3635">
        <w:t>5. As altitude decreases be prepared to raise the nose to maintain a constant speed</w:t>
      </w:r>
    </w:p>
    <w:p w14:paraId="795D87C2" w14:textId="77777777" w:rsidR="00DB3635" w:rsidRPr="00DB3635" w:rsidRDefault="00DB3635" w:rsidP="00DB3635">
      <w:pPr>
        <w:autoSpaceDE w:val="0"/>
        <w:autoSpaceDN w:val="0"/>
        <w:adjustRightInd w:val="0"/>
        <w:contextualSpacing w:val="0"/>
        <w:jc w:val="left"/>
      </w:pPr>
    </w:p>
    <w:p w14:paraId="795D87C3" w14:textId="77777777" w:rsidR="00DB3635" w:rsidRPr="00DB3635" w:rsidRDefault="00DB3635" w:rsidP="00DB3635">
      <w:pPr>
        <w:autoSpaceDE w:val="0"/>
        <w:autoSpaceDN w:val="0"/>
        <w:adjustRightInd w:val="0"/>
        <w:contextualSpacing w:val="0"/>
        <w:jc w:val="left"/>
      </w:pPr>
      <w:r w:rsidRPr="00DB3635">
        <w:t xml:space="preserve">The fifth step in the above procedures is there to </w:t>
      </w:r>
      <w:proofErr w:type="gramStart"/>
      <w:r w:rsidRPr="00DB3635">
        <w:t>take into account</w:t>
      </w:r>
      <w:proofErr w:type="gramEnd"/>
      <w:r w:rsidRPr="00DB3635">
        <w:t xml:space="preserve"> the resulting change in</w:t>
      </w:r>
    </w:p>
    <w:p w14:paraId="795D87C4" w14:textId="77777777" w:rsidR="00DB3635" w:rsidRPr="00DB3635" w:rsidRDefault="00DB3635" w:rsidP="00DB3635">
      <w:pPr>
        <w:autoSpaceDE w:val="0"/>
        <w:autoSpaceDN w:val="0"/>
        <w:adjustRightInd w:val="0"/>
        <w:contextualSpacing w:val="0"/>
        <w:jc w:val="left"/>
      </w:pPr>
      <w:r w:rsidRPr="00DB3635">
        <w:t>performance that the aircraft will experience as air density changes.</w:t>
      </w:r>
    </w:p>
    <w:p w14:paraId="795D87C5" w14:textId="77777777" w:rsidR="0042006E" w:rsidRPr="0042006E" w:rsidRDefault="00DB3635" w:rsidP="0042006E">
      <w:pPr>
        <w:autoSpaceDE w:val="0"/>
        <w:autoSpaceDN w:val="0"/>
        <w:adjustRightInd w:val="0"/>
        <w:contextualSpacing w:val="0"/>
        <w:jc w:val="left"/>
      </w:pPr>
      <w:r w:rsidRPr="00DB3635">
        <w:t>Once your ascent or decent is complete, return to level flight, steady your airspeed,</w:t>
      </w:r>
      <w:r w:rsidR="0042006E" w:rsidRPr="0042006E">
        <w:t xml:space="preserve"> and read the</w:t>
      </w:r>
    </w:p>
    <w:p w14:paraId="795D87C6" w14:textId="77777777" w:rsidR="0042006E" w:rsidRDefault="0042006E" w:rsidP="0042006E">
      <w:pPr>
        <w:autoSpaceDE w:val="0"/>
        <w:autoSpaceDN w:val="0"/>
        <w:adjustRightInd w:val="0"/>
        <w:contextualSpacing w:val="0"/>
        <w:jc w:val="left"/>
      </w:pPr>
      <w:r w:rsidRPr="0042006E">
        <w:t>fuel flow value needed to maintain your desired speed at your new altitude.</w:t>
      </w:r>
    </w:p>
    <w:p w14:paraId="795D87C7" w14:textId="77777777" w:rsidR="0042006E" w:rsidRDefault="0042006E" w:rsidP="0042006E">
      <w:pPr>
        <w:autoSpaceDE w:val="0"/>
        <w:autoSpaceDN w:val="0"/>
        <w:adjustRightInd w:val="0"/>
        <w:contextualSpacing w:val="0"/>
        <w:jc w:val="left"/>
      </w:pPr>
    </w:p>
    <w:p w14:paraId="795D87C8" w14:textId="77777777" w:rsidR="0042006E" w:rsidRPr="0042006E" w:rsidRDefault="00045862" w:rsidP="00B67008">
      <w:pPr>
        <w:pStyle w:val="Heading3"/>
      </w:pPr>
      <w:r w:rsidRPr="0042006E">
        <w:t>TURNS</w:t>
      </w:r>
    </w:p>
    <w:p w14:paraId="795D87C9" w14:textId="77777777" w:rsidR="0042006E" w:rsidRPr="0042006E" w:rsidRDefault="0042006E" w:rsidP="0042006E">
      <w:pPr>
        <w:autoSpaceDE w:val="0"/>
        <w:autoSpaceDN w:val="0"/>
        <w:adjustRightInd w:val="0"/>
        <w:contextualSpacing w:val="0"/>
        <w:jc w:val="left"/>
      </w:pPr>
      <w:r w:rsidRPr="0042006E">
        <w:t xml:space="preserve">To perform a turn first decide on a bank angle. </w:t>
      </w:r>
      <w:proofErr w:type="spellStart"/>
      <w:proofErr w:type="gramStart"/>
      <w:r w:rsidRPr="0042006E">
        <w:t>Lets</w:t>
      </w:r>
      <w:proofErr w:type="spellEnd"/>
      <w:proofErr w:type="gramEnd"/>
      <w:r w:rsidRPr="0042006E">
        <w:t xml:space="preserve"> assume you want to use a 30° angle of bank.</w:t>
      </w:r>
    </w:p>
    <w:p w14:paraId="795D87CA" w14:textId="77777777" w:rsidR="0042006E" w:rsidRPr="0042006E" w:rsidRDefault="0042006E" w:rsidP="0042006E">
      <w:pPr>
        <w:autoSpaceDE w:val="0"/>
        <w:autoSpaceDN w:val="0"/>
        <w:adjustRightInd w:val="0"/>
        <w:contextualSpacing w:val="0"/>
        <w:jc w:val="left"/>
      </w:pPr>
      <w:r w:rsidRPr="0042006E">
        <w:t>First re-read the value on your fuel flow indicator. Now roll the aircraft to that exact bank angle</w:t>
      </w:r>
    </w:p>
    <w:p w14:paraId="795D87CB" w14:textId="77777777" w:rsidR="0042006E" w:rsidRPr="0042006E" w:rsidRDefault="0042006E" w:rsidP="0042006E">
      <w:pPr>
        <w:autoSpaceDE w:val="0"/>
        <w:autoSpaceDN w:val="0"/>
        <w:adjustRightInd w:val="0"/>
        <w:contextualSpacing w:val="0"/>
        <w:jc w:val="left"/>
      </w:pPr>
      <w:r w:rsidRPr="0042006E">
        <w:t>and apply a small amount of back pressure to keep the flight path marker on the horizon line or</w:t>
      </w:r>
    </w:p>
    <w:p w14:paraId="795D87CC" w14:textId="77777777" w:rsidR="0042006E" w:rsidRPr="0042006E" w:rsidRDefault="0042006E" w:rsidP="0042006E">
      <w:pPr>
        <w:autoSpaceDE w:val="0"/>
        <w:autoSpaceDN w:val="0"/>
        <w:adjustRightInd w:val="0"/>
        <w:contextualSpacing w:val="0"/>
        <w:jc w:val="left"/>
      </w:pPr>
      <w:r w:rsidRPr="0042006E">
        <w:t>the vertical velocity indicator pointing at zero. Not allowing your altitude to change is important.</w:t>
      </w:r>
    </w:p>
    <w:p w14:paraId="795D87CD" w14:textId="77777777" w:rsidR="0042006E" w:rsidRPr="0042006E" w:rsidRDefault="0042006E" w:rsidP="0042006E">
      <w:pPr>
        <w:autoSpaceDE w:val="0"/>
        <w:autoSpaceDN w:val="0"/>
        <w:adjustRightInd w:val="0"/>
        <w:contextualSpacing w:val="0"/>
        <w:jc w:val="left"/>
      </w:pPr>
      <w:r w:rsidRPr="0042006E">
        <w:t>Next increase the throttle to ensure that your airspeed remains constant at your desired airspeed.</w:t>
      </w:r>
    </w:p>
    <w:p w14:paraId="795D87CE" w14:textId="77777777" w:rsidR="0042006E" w:rsidRPr="0042006E" w:rsidRDefault="0042006E" w:rsidP="0042006E">
      <w:pPr>
        <w:autoSpaceDE w:val="0"/>
        <w:autoSpaceDN w:val="0"/>
        <w:adjustRightInd w:val="0"/>
        <w:contextualSpacing w:val="0"/>
        <w:jc w:val="left"/>
      </w:pPr>
      <w:r w:rsidRPr="0042006E">
        <w:t>Once you have completed the turn roll your wings level and release the held back pressure.</w:t>
      </w:r>
    </w:p>
    <w:p w14:paraId="795D87CF" w14:textId="77777777" w:rsidR="0042006E" w:rsidRPr="0042006E" w:rsidRDefault="0042006E" w:rsidP="0042006E">
      <w:pPr>
        <w:autoSpaceDE w:val="0"/>
        <w:autoSpaceDN w:val="0"/>
        <w:adjustRightInd w:val="0"/>
        <w:contextualSpacing w:val="0"/>
        <w:jc w:val="left"/>
      </w:pPr>
      <w:r w:rsidRPr="0042006E">
        <w:t>Return your throttle to the correct cruise position such that your fuel flow is once again what it</w:t>
      </w:r>
    </w:p>
    <w:p w14:paraId="795D87D0" w14:textId="77777777" w:rsidR="0042006E" w:rsidRPr="0042006E" w:rsidRDefault="0042006E" w:rsidP="0042006E">
      <w:pPr>
        <w:autoSpaceDE w:val="0"/>
        <w:autoSpaceDN w:val="0"/>
        <w:adjustRightInd w:val="0"/>
        <w:contextualSpacing w:val="0"/>
        <w:jc w:val="left"/>
      </w:pPr>
      <w:r w:rsidRPr="0042006E">
        <w:t>was before commencing the turn. That’s all there is to it.</w:t>
      </w:r>
    </w:p>
    <w:p w14:paraId="795D87D1" w14:textId="77777777" w:rsidR="0042006E" w:rsidRPr="0042006E" w:rsidRDefault="0042006E" w:rsidP="0042006E">
      <w:pPr>
        <w:autoSpaceDE w:val="0"/>
        <w:autoSpaceDN w:val="0"/>
        <w:adjustRightInd w:val="0"/>
        <w:contextualSpacing w:val="0"/>
        <w:jc w:val="left"/>
      </w:pPr>
      <w:r w:rsidRPr="0042006E">
        <w:t>Standard bank angles for turns include 30°, 45° and 60° and it’s highly recommended that you</w:t>
      </w:r>
    </w:p>
    <w:p w14:paraId="795D87D2" w14:textId="77777777" w:rsidR="0042006E" w:rsidRDefault="0042006E" w:rsidP="0042006E">
      <w:pPr>
        <w:autoSpaceDE w:val="0"/>
        <w:autoSpaceDN w:val="0"/>
        <w:adjustRightInd w:val="0"/>
        <w:contextualSpacing w:val="0"/>
        <w:jc w:val="left"/>
      </w:pPr>
      <w:r w:rsidRPr="0042006E">
        <w:t>practice holding these angles in turns.</w:t>
      </w:r>
    </w:p>
    <w:p w14:paraId="795D87D3" w14:textId="77777777" w:rsidR="0042006E" w:rsidRPr="0042006E" w:rsidRDefault="0042006E" w:rsidP="0042006E">
      <w:pPr>
        <w:autoSpaceDE w:val="0"/>
        <w:autoSpaceDN w:val="0"/>
        <w:adjustRightInd w:val="0"/>
        <w:contextualSpacing w:val="0"/>
        <w:jc w:val="left"/>
      </w:pPr>
    </w:p>
    <w:p w14:paraId="795D87D4" w14:textId="77777777" w:rsidR="0042006E" w:rsidRPr="0042006E" w:rsidRDefault="0042006E" w:rsidP="0042006E">
      <w:pPr>
        <w:autoSpaceDE w:val="0"/>
        <w:autoSpaceDN w:val="0"/>
        <w:adjustRightInd w:val="0"/>
        <w:contextualSpacing w:val="0"/>
        <w:jc w:val="left"/>
      </w:pPr>
      <w:r w:rsidRPr="0042006E">
        <w:t>A few common mistakes to look out for are</w:t>
      </w:r>
    </w:p>
    <w:p w14:paraId="795D87D5" w14:textId="77777777" w:rsidR="0042006E" w:rsidRPr="0042006E" w:rsidRDefault="0042006E" w:rsidP="0042006E">
      <w:pPr>
        <w:autoSpaceDE w:val="0"/>
        <w:autoSpaceDN w:val="0"/>
        <w:adjustRightInd w:val="0"/>
        <w:ind w:left="720"/>
        <w:contextualSpacing w:val="0"/>
        <w:jc w:val="left"/>
      </w:pPr>
      <w:r w:rsidRPr="0042006E">
        <w:t>• Losing or gaining airspeed during the manoeuvre. You should perform a turn at constant</w:t>
      </w:r>
    </w:p>
    <w:p w14:paraId="795D87D6" w14:textId="77777777" w:rsidR="0042006E" w:rsidRPr="0042006E" w:rsidRDefault="0042006E" w:rsidP="0042006E">
      <w:pPr>
        <w:autoSpaceDE w:val="0"/>
        <w:autoSpaceDN w:val="0"/>
        <w:adjustRightInd w:val="0"/>
        <w:ind w:left="720"/>
        <w:contextualSpacing w:val="0"/>
        <w:jc w:val="left"/>
      </w:pPr>
      <w:r w:rsidRPr="0042006E">
        <w:t>airspeed.</w:t>
      </w:r>
    </w:p>
    <w:p w14:paraId="795D87D7" w14:textId="77777777" w:rsidR="0042006E" w:rsidRPr="0042006E" w:rsidRDefault="0042006E" w:rsidP="0042006E">
      <w:pPr>
        <w:autoSpaceDE w:val="0"/>
        <w:autoSpaceDN w:val="0"/>
        <w:adjustRightInd w:val="0"/>
        <w:contextualSpacing w:val="0"/>
        <w:jc w:val="left"/>
      </w:pPr>
      <w:r w:rsidRPr="0042006E">
        <w:t>• Losing or gaining altitude during the manoeuvre</w:t>
      </w:r>
      <w:r>
        <w:t xml:space="preserve">. The entire turn should </w:t>
      </w:r>
      <w:proofErr w:type="spellStart"/>
      <w:r>
        <w:t>se</w:t>
      </w:r>
      <w:r w:rsidRPr="0042006E">
        <w:t>the</w:t>
      </w:r>
      <w:proofErr w:type="spellEnd"/>
      <w:r w:rsidRPr="0042006E">
        <w:t xml:space="preserve"> flight path</w:t>
      </w:r>
    </w:p>
    <w:p w14:paraId="795D87D8" w14:textId="77777777" w:rsidR="0042006E" w:rsidRDefault="0042006E" w:rsidP="0042006E">
      <w:pPr>
        <w:autoSpaceDE w:val="0"/>
        <w:autoSpaceDN w:val="0"/>
        <w:adjustRightInd w:val="0"/>
        <w:contextualSpacing w:val="0"/>
        <w:jc w:val="left"/>
      </w:pPr>
      <w:r w:rsidRPr="0042006E">
        <w:t>marker stick to the horizon line and the vertical velocity indicator pegged at zero.</w:t>
      </w:r>
    </w:p>
    <w:p w14:paraId="795D87D9" w14:textId="77777777" w:rsidR="0042006E" w:rsidRDefault="0042006E" w:rsidP="0042006E">
      <w:pPr>
        <w:autoSpaceDE w:val="0"/>
        <w:autoSpaceDN w:val="0"/>
        <w:adjustRightInd w:val="0"/>
        <w:contextualSpacing w:val="0"/>
        <w:jc w:val="left"/>
      </w:pPr>
    </w:p>
    <w:p w14:paraId="795D87DA" w14:textId="77777777" w:rsidR="0042006E" w:rsidRDefault="0042006E" w:rsidP="0042006E">
      <w:pPr>
        <w:autoSpaceDE w:val="0"/>
        <w:autoSpaceDN w:val="0"/>
        <w:adjustRightInd w:val="0"/>
        <w:contextualSpacing w:val="0"/>
        <w:jc w:val="left"/>
      </w:pPr>
    </w:p>
    <w:p w14:paraId="795D87DB" w14:textId="77777777" w:rsidR="0042006E" w:rsidRPr="0042006E" w:rsidRDefault="00045862" w:rsidP="00B67008">
      <w:pPr>
        <w:pStyle w:val="Heading3"/>
      </w:pPr>
      <w:r w:rsidRPr="0042006E">
        <w:t>THE ENERGY SUSTAINING TURN</w:t>
      </w:r>
    </w:p>
    <w:p w14:paraId="795D87DC" w14:textId="77777777" w:rsidR="0042006E" w:rsidRPr="0042006E" w:rsidRDefault="0042006E" w:rsidP="0042006E">
      <w:pPr>
        <w:autoSpaceDE w:val="0"/>
        <w:autoSpaceDN w:val="0"/>
        <w:adjustRightInd w:val="0"/>
        <w:contextualSpacing w:val="0"/>
        <w:jc w:val="left"/>
      </w:pPr>
      <w:r w:rsidRPr="0042006E">
        <w:t>The energy sustaining turn is a variation of the turn that gives you the fastest possible sustained</w:t>
      </w:r>
    </w:p>
    <w:p w14:paraId="795D87DD" w14:textId="77777777" w:rsidR="0042006E" w:rsidRPr="0042006E" w:rsidRDefault="0042006E" w:rsidP="0042006E">
      <w:pPr>
        <w:autoSpaceDE w:val="0"/>
        <w:autoSpaceDN w:val="0"/>
        <w:adjustRightInd w:val="0"/>
        <w:contextualSpacing w:val="0"/>
        <w:jc w:val="left"/>
      </w:pPr>
      <w:r w:rsidRPr="0042006E">
        <w:t>rate of turn for your current airspeed. The key word there is “sustained”. It’s called an energy</w:t>
      </w:r>
    </w:p>
    <w:p w14:paraId="795D87DE" w14:textId="77777777" w:rsidR="0042006E" w:rsidRPr="0042006E" w:rsidRDefault="0042006E" w:rsidP="0042006E">
      <w:pPr>
        <w:autoSpaceDE w:val="0"/>
        <w:autoSpaceDN w:val="0"/>
        <w:adjustRightInd w:val="0"/>
        <w:contextualSpacing w:val="0"/>
        <w:jc w:val="left"/>
      </w:pPr>
      <w:r w:rsidRPr="0042006E">
        <w:t>sustaining turn precisely because it allows you to change your aircraft’s heading without losing</w:t>
      </w:r>
    </w:p>
    <w:p w14:paraId="795D87DF" w14:textId="77777777" w:rsidR="0042006E" w:rsidRPr="0042006E" w:rsidRDefault="0042006E" w:rsidP="0042006E">
      <w:pPr>
        <w:autoSpaceDE w:val="0"/>
        <w:autoSpaceDN w:val="0"/>
        <w:adjustRightInd w:val="0"/>
        <w:contextualSpacing w:val="0"/>
        <w:jc w:val="left"/>
      </w:pPr>
      <w:r w:rsidRPr="0042006E">
        <w:t>any of the energy stored in the form of airspeed. This phrase will become far more important</w:t>
      </w:r>
    </w:p>
    <w:p w14:paraId="795D87E0" w14:textId="77777777" w:rsidR="0042006E" w:rsidRPr="0042006E" w:rsidRDefault="0042006E" w:rsidP="0042006E">
      <w:pPr>
        <w:autoSpaceDE w:val="0"/>
        <w:autoSpaceDN w:val="0"/>
        <w:adjustRightInd w:val="0"/>
        <w:contextualSpacing w:val="0"/>
        <w:jc w:val="left"/>
      </w:pPr>
      <w:r w:rsidRPr="0042006E">
        <w:t>once you start air combat training but for now just be aware that airspeed and altitude are both</w:t>
      </w:r>
    </w:p>
    <w:p w14:paraId="795D87E1" w14:textId="77777777" w:rsidR="0042006E" w:rsidRDefault="0042006E" w:rsidP="0042006E">
      <w:pPr>
        <w:autoSpaceDE w:val="0"/>
        <w:autoSpaceDN w:val="0"/>
        <w:adjustRightInd w:val="0"/>
        <w:contextualSpacing w:val="0"/>
        <w:jc w:val="left"/>
      </w:pPr>
      <w:r w:rsidRPr="0042006E">
        <w:t>considered to be energy states.</w:t>
      </w:r>
    </w:p>
    <w:p w14:paraId="795D87E2" w14:textId="77777777" w:rsidR="0042006E" w:rsidRPr="0042006E" w:rsidRDefault="0042006E" w:rsidP="0042006E">
      <w:pPr>
        <w:autoSpaceDE w:val="0"/>
        <w:autoSpaceDN w:val="0"/>
        <w:adjustRightInd w:val="0"/>
        <w:contextualSpacing w:val="0"/>
        <w:jc w:val="left"/>
      </w:pPr>
    </w:p>
    <w:p w14:paraId="795D87E3" w14:textId="77777777" w:rsidR="0042006E" w:rsidRDefault="0042006E" w:rsidP="0042006E">
      <w:pPr>
        <w:autoSpaceDE w:val="0"/>
        <w:autoSpaceDN w:val="0"/>
        <w:adjustRightInd w:val="0"/>
        <w:contextualSpacing w:val="0"/>
        <w:jc w:val="left"/>
      </w:pPr>
      <w:r w:rsidRPr="0042006E">
        <w:t>To perform an energy sustaining turn you need to:</w:t>
      </w:r>
    </w:p>
    <w:p w14:paraId="795D87E4" w14:textId="77777777" w:rsidR="0042006E" w:rsidRPr="0042006E" w:rsidRDefault="0042006E" w:rsidP="0042006E">
      <w:pPr>
        <w:autoSpaceDE w:val="0"/>
        <w:autoSpaceDN w:val="0"/>
        <w:adjustRightInd w:val="0"/>
        <w:contextualSpacing w:val="0"/>
        <w:jc w:val="left"/>
      </w:pPr>
    </w:p>
    <w:p w14:paraId="795D87E5" w14:textId="77777777" w:rsidR="0042006E" w:rsidRPr="0042006E" w:rsidRDefault="0042006E" w:rsidP="0042006E">
      <w:pPr>
        <w:autoSpaceDE w:val="0"/>
        <w:autoSpaceDN w:val="0"/>
        <w:adjustRightInd w:val="0"/>
        <w:contextualSpacing w:val="0"/>
        <w:jc w:val="left"/>
      </w:pPr>
      <w:r w:rsidRPr="0042006E">
        <w:t xml:space="preserve">1. First apply full military power (no afterburner), </w:t>
      </w:r>
      <w:proofErr w:type="gramStart"/>
      <w:r w:rsidRPr="0042006E">
        <w:t>then;</w:t>
      </w:r>
      <w:proofErr w:type="gramEnd"/>
    </w:p>
    <w:p w14:paraId="795D87E6" w14:textId="77777777" w:rsidR="0042006E" w:rsidRDefault="0042006E" w:rsidP="0042006E">
      <w:pPr>
        <w:autoSpaceDE w:val="0"/>
        <w:autoSpaceDN w:val="0"/>
        <w:adjustRightInd w:val="0"/>
        <w:contextualSpacing w:val="0"/>
        <w:jc w:val="left"/>
      </w:pPr>
      <w:r w:rsidRPr="0042006E">
        <w:t>2. bank and pull to maintain a level turn without losing or gaining airspeed.</w:t>
      </w:r>
    </w:p>
    <w:p w14:paraId="795D87E7" w14:textId="77777777" w:rsidR="0042006E" w:rsidRPr="0042006E" w:rsidRDefault="0042006E" w:rsidP="0042006E">
      <w:pPr>
        <w:autoSpaceDE w:val="0"/>
        <w:autoSpaceDN w:val="0"/>
        <w:adjustRightInd w:val="0"/>
        <w:contextualSpacing w:val="0"/>
        <w:jc w:val="left"/>
      </w:pPr>
    </w:p>
    <w:p w14:paraId="795D87E8" w14:textId="77777777" w:rsidR="0042006E" w:rsidRPr="0042006E" w:rsidRDefault="0042006E" w:rsidP="0042006E">
      <w:pPr>
        <w:autoSpaceDE w:val="0"/>
        <w:autoSpaceDN w:val="0"/>
        <w:adjustRightInd w:val="0"/>
        <w:contextualSpacing w:val="0"/>
        <w:jc w:val="left"/>
      </w:pPr>
      <w:r w:rsidRPr="0042006E">
        <w:t>If you find you’re starting to descend or ascend (i.e. VVI not reading zero) then change your bank</w:t>
      </w:r>
    </w:p>
    <w:p w14:paraId="795D87E9" w14:textId="77777777" w:rsidR="0042006E" w:rsidRPr="0042006E" w:rsidRDefault="0042006E" w:rsidP="0042006E">
      <w:pPr>
        <w:autoSpaceDE w:val="0"/>
        <w:autoSpaceDN w:val="0"/>
        <w:adjustRightInd w:val="0"/>
        <w:contextualSpacing w:val="0"/>
        <w:jc w:val="left"/>
      </w:pPr>
      <w:r w:rsidRPr="0042006E">
        <w:t xml:space="preserve">to correct this. If you find you are starting to slow down or speed </w:t>
      </w:r>
      <w:proofErr w:type="gramStart"/>
      <w:r w:rsidRPr="0042006E">
        <w:t>up</w:t>
      </w:r>
      <w:proofErr w:type="gramEnd"/>
      <w:r w:rsidRPr="0042006E">
        <w:t xml:space="preserve"> then decrease or increase bank pressure on the stick to compensate. You really want to practice holding a constant speed</w:t>
      </w:r>
    </w:p>
    <w:p w14:paraId="795D87EA" w14:textId="77777777" w:rsidR="0042006E" w:rsidRDefault="0042006E" w:rsidP="0042006E">
      <w:pPr>
        <w:autoSpaceDE w:val="0"/>
        <w:autoSpaceDN w:val="0"/>
        <w:adjustRightInd w:val="0"/>
        <w:contextualSpacing w:val="0"/>
        <w:jc w:val="left"/>
      </w:pPr>
      <w:r w:rsidRPr="0042006E">
        <w:t>around the turn without gaining or losing altitude.</w:t>
      </w:r>
    </w:p>
    <w:p w14:paraId="795D87EB" w14:textId="77777777" w:rsidR="0042006E" w:rsidRPr="0042006E" w:rsidRDefault="0042006E" w:rsidP="0042006E">
      <w:pPr>
        <w:autoSpaceDE w:val="0"/>
        <w:autoSpaceDN w:val="0"/>
        <w:adjustRightInd w:val="0"/>
        <w:contextualSpacing w:val="0"/>
        <w:jc w:val="left"/>
      </w:pPr>
    </w:p>
    <w:p w14:paraId="795D87EC" w14:textId="77777777" w:rsidR="0042006E" w:rsidRPr="0042006E" w:rsidRDefault="0042006E" w:rsidP="0042006E">
      <w:pPr>
        <w:autoSpaceDE w:val="0"/>
        <w:autoSpaceDN w:val="0"/>
        <w:adjustRightInd w:val="0"/>
        <w:contextualSpacing w:val="0"/>
        <w:jc w:val="left"/>
      </w:pPr>
      <w:r w:rsidRPr="0042006E">
        <w:t>A good reason to master this turn is that it sits at the heart of tactical formation flight. Without</w:t>
      </w:r>
    </w:p>
    <w:p w14:paraId="795D87ED" w14:textId="77777777" w:rsidR="0042006E" w:rsidRPr="0042006E" w:rsidRDefault="0042006E" w:rsidP="0042006E">
      <w:pPr>
        <w:autoSpaceDE w:val="0"/>
        <w:autoSpaceDN w:val="0"/>
        <w:adjustRightInd w:val="0"/>
        <w:contextualSpacing w:val="0"/>
        <w:jc w:val="left"/>
      </w:pPr>
      <w:r w:rsidRPr="0042006E">
        <w:t>doing this correctly your tactical manoeuvres just won’t work. The procedure needs to be</w:t>
      </w:r>
    </w:p>
    <w:p w14:paraId="795D87EE" w14:textId="77777777" w:rsidR="0042006E" w:rsidRPr="0042006E" w:rsidRDefault="0042006E" w:rsidP="0042006E">
      <w:pPr>
        <w:autoSpaceDE w:val="0"/>
        <w:autoSpaceDN w:val="0"/>
        <w:adjustRightInd w:val="0"/>
        <w:contextualSpacing w:val="0"/>
        <w:jc w:val="left"/>
      </w:pPr>
      <w:r w:rsidRPr="0042006E">
        <w:t>identical too. If one pilot in a tactical formation performs an energy sustaining turn by first</w:t>
      </w:r>
    </w:p>
    <w:p w14:paraId="795D87EF" w14:textId="77777777" w:rsidR="0042006E" w:rsidRPr="0042006E" w:rsidRDefault="0042006E" w:rsidP="0042006E">
      <w:pPr>
        <w:autoSpaceDE w:val="0"/>
        <w:autoSpaceDN w:val="0"/>
        <w:adjustRightInd w:val="0"/>
        <w:contextualSpacing w:val="0"/>
        <w:jc w:val="left"/>
      </w:pPr>
      <w:r w:rsidRPr="0042006E">
        <w:t>banking and then applying power, while the second applies power first and then banks, then the</w:t>
      </w:r>
    </w:p>
    <w:p w14:paraId="795D87F0" w14:textId="77777777" w:rsidR="0042006E" w:rsidRPr="0042006E" w:rsidRDefault="0042006E" w:rsidP="0042006E">
      <w:pPr>
        <w:autoSpaceDE w:val="0"/>
        <w:autoSpaceDN w:val="0"/>
        <w:adjustRightInd w:val="0"/>
        <w:contextualSpacing w:val="0"/>
        <w:jc w:val="left"/>
      </w:pPr>
      <w:r w:rsidRPr="0042006E">
        <w:t>tactical manoeuvre will conclude with the aircraft out of position. The geometry of tactical</w:t>
      </w:r>
    </w:p>
    <w:p w14:paraId="795D87F1" w14:textId="77777777" w:rsidR="0042006E" w:rsidRDefault="0042006E" w:rsidP="0042006E">
      <w:pPr>
        <w:autoSpaceDE w:val="0"/>
        <w:autoSpaceDN w:val="0"/>
        <w:adjustRightInd w:val="0"/>
        <w:contextualSpacing w:val="0"/>
        <w:jc w:val="left"/>
      </w:pPr>
      <w:r w:rsidRPr="0042006E">
        <w:t xml:space="preserve">formations </w:t>
      </w:r>
      <w:proofErr w:type="gramStart"/>
      <w:r w:rsidRPr="0042006E">
        <w:t>requires</w:t>
      </w:r>
      <w:proofErr w:type="gramEnd"/>
      <w:r w:rsidRPr="0042006E">
        <w:t xml:space="preserve"> that both aircraft exhibit identical performance characteristics when turning.</w:t>
      </w:r>
    </w:p>
    <w:p w14:paraId="795D87F2" w14:textId="77777777" w:rsidR="0042006E" w:rsidRDefault="0042006E" w:rsidP="0042006E">
      <w:pPr>
        <w:autoSpaceDE w:val="0"/>
        <w:autoSpaceDN w:val="0"/>
        <w:adjustRightInd w:val="0"/>
        <w:contextualSpacing w:val="0"/>
        <w:jc w:val="left"/>
      </w:pPr>
    </w:p>
    <w:p w14:paraId="795D87F3" w14:textId="77777777" w:rsidR="0042006E" w:rsidRDefault="0042006E" w:rsidP="0042006E">
      <w:pPr>
        <w:autoSpaceDE w:val="0"/>
        <w:autoSpaceDN w:val="0"/>
        <w:adjustRightInd w:val="0"/>
        <w:contextualSpacing w:val="0"/>
        <w:jc w:val="left"/>
      </w:pPr>
    </w:p>
    <w:p w14:paraId="795D87F4" w14:textId="77777777" w:rsidR="0042006E" w:rsidRPr="0042006E" w:rsidRDefault="00045862" w:rsidP="00B67008">
      <w:pPr>
        <w:pStyle w:val="Heading3"/>
      </w:pPr>
      <w:r w:rsidRPr="0042006E">
        <w:t>IN CONCLUSION</w:t>
      </w:r>
    </w:p>
    <w:p w14:paraId="795D87F5" w14:textId="77777777" w:rsidR="0042006E" w:rsidRPr="0042006E" w:rsidRDefault="0042006E" w:rsidP="0042006E">
      <w:pPr>
        <w:autoSpaceDE w:val="0"/>
        <w:autoSpaceDN w:val="0"/>
        <w:adjustRightInd w:val="0"/>
        <w:contextualSpacing w:val="0"/>
        <w:jc w:val="left"/>
      </w:pPr>
      <w:r w:rsidRPr="0042006E">
        <w:t>There is quite a lot to take in in this section on precision flight and quite a bit to practice. But we</w:t>
      </w:r>
    </w:p>
    <w:p w14:paraId="795D87F6" w14:textId="77777777" w:rsidR="0042006E" w:rsidRPr="0042006E" w:rsidRDefault="0042006E" w:rsidP="0042006E">
      <w:pPr>
        <w:autoSpaceDE w:val="0"/>
        <w:autoSpaceDN w:val="0"/>
        <w:adjustRightInd w:val="0"/>
        <w:contextualSpacing w:val="0"/>
        <w:jc w:val="left"/>
      </w:pPr>
      <w:r w:rsidRPr="0042006E">
        <w:t>will repeat our assertion that this is the single most important skill you can learn. Literally</w:t>
      </w:r>
    </w:p>
    <w:p w14:paraId="795D87F7" w14:textId="77777777" w:rsidR="0042006E" w:rsidRPr="0042006E" w:rsidRDefault="0042006E" w:rsidP="0042006E">
      <w:pPr>
        <w:autoSpaceDE w:val="0"/>
        <w:autoSpaceDN w:val="0"/>
        <w:adjustRightInd w:val="0"/>
        <w:contextualSpacing w:val="0"/>
        <w:jc w:val="left"/>
      </w:pPr>
      <w:r w:rsidRPr="0042006E">
        <w:t>everything else is built on top of this. Landing is just flying at the runway at the correct airspeed,</w:t>
      </w:r>
    </w:p>
    <w:p w14:paraId="795D87F8" w14:textId="77777777" w:rsidR="0042006E" w:rsidRPr="0042006E" w:rsidRDefault="0042006E" w:rsidP="0042006E">
      <w:pPr>
        <w:autoSpaceDE w:val="0"/>
        <w:autoSpaceDN w:val="0"/>
        <w:adjustRightInd w:val="0"/>
        <w:contextualSpacing w:val="0"/>
        <w:jc w:val="left"/>
      </w:pPr>
      <w:r w:rsidRPr="0042006E">
        <w:t>and descent angle, and angle of attack. A precision strike is just flying at the target at the correct</w:t>
      </w:r>
    </w:p>
    <w:p w14:paraId="795D87F9" w14:textId="77777777" w:rsidR="0042006E" w:rsidRPr="0042006E" w:rsidRDefault="0042006E" w:rsidP="0042006E">
      <w:pPr>
        <w:autoSpaceDE w:val="0"/>
        <w:autoSpaceDN w:val="0"/>
        <w:adjustRightInd w:val="0"/>
        <w:contextualSpacing w:val="0"/>
        <w:jc w:val="left"/>
      </w:pPr>
      <w:r w:rsidRPr="0042006E">
        <w:t>airspeed and attitude to ensure you are within the munition’s required release criteria. A pop-up</w:t>
      </w:r>
    </w:p>
    <w:p w14:paraId="795D87FA" w14:textId="77777777" w:rsidR="0042006E" w:rsidRPr="0042006E" w:rsidRDefault="0042006E" w:rsidP="0042006E">
      <w:pPr>
        <w:autoSpaceDE w:val="0"/>
        <w:autoSpaceDN w:val="0"/>
        <w:adjustRightInd w:val="0"/>
        <w:contextualSpacing w:val="0"/>
        <w:jc w:val="left"/>
      </w:pPr>
      <w:r w:rsidRPr="0042006E">
        <w:t>attack is an exercise in precision flight to ensure your aircraft is vulnerable to surface based</w:t>
      </w:r>
    </w:p>
    <w:p w14:paraId="795D87FB" w14:textId="77777777" w:rsidR="0042006E" w:rsidRPr="0042006E" w:rsidRDefault="0042006E" w:rsidP="0042006E">
      <w:pPr>
        <w:autoSpaceDE w:val="0"/>
        <w:autoSpaceDN w:val="0"/>
        <w:adjustRightInd w:val="0"/>
        <w:contextualSpacing w:val="0"/>
        <w:jc w:val="left"/>
      </w:pPr>
      <w:r w:rsidRPr="0042006E">
        <w:t>attacks for the shortest time possible. Dogfighting is the ultimate expression of precision flight.</w:t>
      </w:r>
    </w:p>
    <w:p w14:paraId="795D87FC" w14:textId="77777777" w:rsidR="0042006E" w:rsidRPr="0042006E" w:rsidRDefault="0042006E" w:rsidP="0042006E">
      <w:pPr>
        <w:autoSpaceDE w:val="0"/>
        <w:autoSpaceDN w:val="0"/>
        <w:adjustRightInd w:val="0"/>
        <w:contextualSpacing w:val="0"/>
        <w:jc w:val="left"/>
      </w:pPr>
      <w:r w:rsidRPr="0042006E">
        <w:t xml:space="preserve">Here you maintain and change your numbers </w:t>
      </w:r>
      <w:proofErr w:type="spellStart"/>
      <w:r w:rsidRPr="0042006E">
        <w:t>intensionally</w:t>
      </w:r>
      <w:proofErr w:type="spellEnd"/>
      <w:r w:rsidRPr="0042006E">
        <w:t xml:space="preserve"> at the very edge of your aircraft’s</w:t>
      </w:r>
    </w:p>
    <w:p w14:paraId="795D87FD" w14:textId="77777777" w:rsidR="0042006E" w:rsidRPr="0042006E" w:rsidRDefault="0042006E" w:rsidP="0042006E">
      <w:pPr>
        <w:autoSpaceDE w:val="0"/>
        <w:autoSpaceDN w:val="0"/>
        <w:adjustRightInd w:val="0"/>
        <w:contextualSpacing w:val="0"/>
        <w:jc w:val="left"/>
      </w:pPr>
      <w:r w:rsidRPr="0042006E">
        <w:t>performance envelope to gain and maintain any and every possible energy advantage you can</w:t>
      </w:r>
    </w:p>
    <w:p w14:paraId="795D87FE" w14:textId="77777777" w:rsidR="0042006E" w:rsidRPr="0042006E" w:rsidRDefault="0042006E" w:rsidP="0042006E">
      <w:pPr>
        <w:autoSpaceDE w:val="0"/>
        <w:autoSpaceDN w:val="0"/>
        <w:adjustRightInd w:val="0"/>
        <w:contextualSpacing w:val="0"/>
        <w:jc w:val="left"/>
      </w:pPr>
      <w:r w:rsidRPr="0042006E">
        <w:t>against a hostile opponent. As John Boyd showed a dogfight is a mathematically quantifiable</w:t>
      </w:r>
    </w:p>
    <w:p w14:paraId="795D87FF" w14:textId="77777777" w:rsidR="0042006E" w:rsidRPr="0042006E" w:rsidRDefault="0042006E" w:rsidP="0042006E">
      <w:pPr>
        <w:autoSpaceDE w:val="0"/>
        <w:autoSpaceDN w:val="0"/>
        <w:adjustRightInd w:val="0"/>
        <w:contextualSpacing w:val="0"/>
        <w:jc w:val="left"/>
      </w:pPr>
      <w:r w:rsidRPr="0042006E">
        <w:t>exercise in energy management and the only way to control your aircraft’s energy reserves is to be</w:t>
      </w:r>
    </w:p>
    <w:p w14:paraId="795D8800" w14:textId="77777777" w:rsidR="0042006E" w:rsidRDefault="0042006E" w:rsidP="0042006E">
      <w:pPr>
        <w:autoSpaceDE w:val="0"/>
        <w:autoSpaceDN w:val="0"/>
        <w:adjustRightInd w:val="0"/>
        <w:contextualSpacing w:val="0"/>
        <w:jc w:val="left"/>
      </w:pPr>
      <w:r w:rsidRPr="0042006E">
        <w:t>in total control of your airspeed, attitude, and altitude.</w:t>
      </w:r>
    </w:p>
    <w:p w14:paraId="795D8801" w14:textId="77777777" w:rsidR="0042006E" w:rsidRPr="0042006E" w:rsidRDefault="0042006E" w:rsidP="0042006E">
      <w:pPr>
        <w:autoSpaceDE w:val="0"/>
        <w:autoSpaceDN w:val="0"/>
        <w:adjustRightInd w:val="0"/>
        <w:contextualSpacing w:val="0"/>
        <w:jc w:val="left"/>
      </w:pPr>
    </w:p>
    <w:p w14:paraId="795D8802" w14:textId="77777777" w:rsidR="0042006E" w:rsidRPr="0042006E" w:rsidRDefault="0042006E" w:rsidP="0042006E">
      <w:pPr>
        <w:autoSpaceDE w:val="0"/>
        <w:autoSpaceDN w:val="0"/>
        <w:adjustRightInd w:val="0"/>
        <w:contextualSpacing w:val="0"/>
        <w:jc w:val="left"/>
      </w:pPr>
      <w:r w:rsidRPr="0042006E">
        <w:t>Practice and master this singular skill while focusing on embedding the instrument scan and you</w:t>
      </w:r>
    </w:p>
    <w:p w14:paraId="795D8803" w14:textId="77777777" w:rsidR="0042006E" w:rsidRPr="0042006E" w:rsidRDefault="0042006E" w:rsidP="0042006E">
      <w:pPr>
        <w:autoSpaceDE w:val="0"/>
        <w:autoSpaceDN w:val="0"/>
        <w:adjustRightInd w:val="0"/>
        <w:contextualSpacing w:val="0"/>
        <w:jc w:val="left"/>
      </w:pPr>
      <w:r w:rsidRPr="0042006E">
        <w:t>will find that every other door will open to you and that no tactic, manoeuvre, or attack will be too</w:t>
      </w:r>
    </w:p>
    <w:p w14:paraId="795D8804" w14:textId="77777777" w:rsidR="0042006E" w:rsidRPr="0042006E" w:rsidRDefault="0042006E" w:rsidP="0042006E">
      <w:pPr>
        <w:autoSpaceDE w:val="0"/>
        <w:autoSpaceDN w:val="0"/>
        <w:adjustRightInd w:val="0"/>
        <w:contextualSpacing w:val="0"/>
        <w:jc w:val="left"/>
      </w:pPr>
      <w:r w:rsidRPr="0042006E">
        <w:t>difficult to learn and master quickly. Fail to master this core skill and you will have to accept that</w:t>
      </w:r>
    </w:p>
    <w:p w14:paraId="795D8805" w14:textId="77777777" w:rsidR="0042006E" w:rsidRPr="0042006E" w:rsidRDefault="0042006E" w:rsidP="0042006E">
      <w:pPr>
        <w:autoSpaceDE w:val="0"/>
        <w:autoSpaceDN w:val="0"/>
        <w:adjustRightInd w:val="0"/>
        <w:contextualSpacing w:val="0"/>
        <w:jc w:val="left"/>
      </w:pPr>
      <w:r w:rsidRPr="0042006E">
        <w:t>everything else will remain difficult and often even out of reach. What’s more your lack of piloting</w:t>
      </w:r>
    </w:p>
    <w:p w14:paraId="795D8806" w14:textId="77777777" w:rsidR="0042006E" w:rsidRPr="0042006E" w:rsidRDefault="0042006E" w:rsidP="0042006E">
      <w:pPr>
        <w:autoSpaceDE w:val="0"/>
        <w:autoSpaceDN w:val="0"/>
        <w:adjustRightInd w:val="0"/>
        <w:contextualSpacing w:val="0"/>
        <w:jc w:val="left"/>
      </w:pPr>
      <w:r w:rsidRPr="0042006E">
        <w:t>skill will also prevent your fellow virtual pilots from reaping the rewards of their own efforts to</w:t>
      </w:r>
    </w:p>
    <w:p w14:paraId="795D8807" w14:textId="77777777" w:rsidR="0042006E" w:rsidRPr="0042006E" w:rsidRDefault="0042006E" w:rsidP="0042006E">
      <w:pPr>
        <w:autoSpaceDE w:val="0"/>
        <w:autoSpaceDN w:val="0"/>
        <w:adjustRightInd w:val="0"/>
        <w:contextualSpacing w:val="0"/>
        <w:jc w:val="left"/>
      </w:pPr>
      <w:r w:rsidRPr="0042006E">
        <w:t>master this skill. In regard to virtual aviation this is where you determine whether or not you are</w:t>
      </w:r>
    </w:p>
    <w:p w14:paraId="795D8808" w14:textId="77777777" w:rsidR="0042006E" w:rsidRPr="0042006E" w:rsidRDefault="0042006E" w:rsidP="0042006E">
      <w:pPr>
        <w:autoSpaceDE w:val="0"/>
        <w:autoSpaceDN w:val="0"/>
        <w:adjustRightInd w:val="0"/>
        <w:contextualSpacing w:val="0"/>
        <w:jc w:val="left"/>
      </w:pPr>
      <w:r w:rsidRPr="0042006E">
        <w:t>able achieve the levels of skill and greatness so many aspire to but so few actually achieve.</w:t>
      </w:r>
    </w:p>
    <w:p w14:paraId="795D8809" w14:textId="77777777" w:rsidR="0042006E" w:rsidRPr="0042006E" w:rsidRDefault="0042006E" w:rsidP="0042006E">
      <w:pPr>
        <w:autoSpaceDE w:val="0"/>
        <w:autoSpaceDN w:val="0"/>
        <w:adjustRightInd w:val="0"/>
        <w:contextualSpacing w:val="0"/>
        <w:jc w:val="left"/>
      </w:pPr>
      <w:r w:rsidRPr="0042006E">
        <w:t>Good luck, and may you become a true master of the stick, the rudder, and your primary flight</w:t>
      </w:r>
    </w:p>
    <w:p w14:paraId="795D880A" w14:textId="77777777" w:rsidR="0042006E" w:rsidRDefault="0042006E" w:rsidP="0042006E">
      <w:pPr>
        <w:autoSpaceDE w:val="0"/>
        <w:autoSpaceDN w:val="0"/>
        <w:adjustRightInd w:val="0"/>
        <w:contextualSpacing w:val="0"/>
        <w:jc w:val="left"/>
      </w:pPr>
      <w:r w:rsidRPr="0042006E">
        <w:t>instruments!</w:t>
      </w:r>
    </w:p>
    <w:p w14:paraId="795D880B" w14:textId="77777777" w:rsidR="0042006E" w:rsidRPr="0042006E" w:rsidRDefault="0042006E" w:rsidP="0042006E">
      <w:pPr>
        <w:autoSpaceDE w:val="0"/>
        <w:autoSpaceDN w:val="0"/>
        <w:adjustRightInd w:val="0"/>
        <w:contextualSpacing w:val="0"/>
        <w:jc w:val="left"/>
      </w:pPr>
    </w:p>
    <w:p w14:paraId="795D880C" w14:textId="77777777" w:rsidR="00CA4141" w:rsidRDefault="00CA4141" w:rsidP="0042006E">
      <w:pPr>
        <w:autoSpaceDE w:val="0"/>
        <w:autoSpaceDN w:val="0"/>
        <w:adjustRightInd w:val="0"/>
        <w:contextualSpacing w:val="0"/>
        <w:jc w:val="left"/>
      </w:pPr>
    </w:p>
    <w:p w14:paraId="795D880D" w14:textId="77777777" w:rsidR="002166DF" w:rsidRDefault="00770EAD" w:rsidP="002E5DB7">
      <w:pPr>
        <w:pStyle w:val="Heading2"/>
      </w:pPr>
      <w:bookmarkStart w:id="12" w:name="_Toc29935330"/>
      <w:r>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12"/>
    </w:p>
    <w:p w14:paraId="795D880E" w14:textId="77777777"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airfield and controlled airspace.</w:t>
      </w:r>
    </w:p>
    <w:p w14:paraId="795D880F" w14:textId="77777777" w:rsidR="008503F7" w:rsidRDefault="008503F7" w:rsidP="008503F7"/>
    <w:p w14:paraId="795D8810" w14:textId="77777777" w:rsidR="004F5819" w:rsidRDefault="00770EAD" w:rsidP="008503F7">
      <w:pPr>
        <w:pStyle w:val="Heading5"/>
      </w:pPr>
      <w:r>
        <w:br/>
      </w:r>
      <w:r w:rsidR="004F5819">
        <w:t>Explain the difference between FL, WM, supporting and engaged.</w:t>
      </w:r>
    </w:p>
    <w:p w14:paraId="795D8811" w14:textId="77777777" w:rsidR="0032572B" w:rsidRDefault="0032572B" w:rsidP="002E5DB7"/>
    <w:p w14:paraId="795D8812" w14:textId="77777777" w:rsidR="0032572B" w:rsidRDefault="0032572B" w:rsidP="002E5DB7"/>
    <w:p w14:paraId="795D8813" w14:textId="77777777" w:rsidR="0032572B" w:rsidRDefault="0032572B" w:rsidP="00B94ED6">
      <w:pPr>
        <w:pStyle w:val="Heading5"/>
      </w:pPr>
      <w:r>
        <w:t>Sign-up</w:t>
      </w:r>
    </w:p>
    <w:p w14:paraId="795D8814" w14:textId="77777777" w:rsidR="00D73D80" w:rsidRDefault="00C178BC" w:rsidP="00D73D80">
      <w:r>
        <w:t>In order to sign-up for an event, find the event on the 132</w:t>
      </w:r>
      <w:r w:rsidRPr="00C178BC">
        <w:rPr>
          <w:vertAlign w:val="superscript"/>
        </w:rPr>
        <w:t>nd</w:t>
      </w:r>
      <w:r>
        <w:t xml:space="preserve"> event page, once on the page for a specific event, </w:t>
      </w:r>
      <w:proofErr w:type="spellStart"/>
      <w:r>
        <w:t>manuever</w:t>
      </w:r>
      <w:proofErr w:type="spellEnd"/>
      <w:r>
        <w:t xml:space="preserve"> at the bottom of the page, and click on sign up, as shown below in yellow.</w:t>
      </w:r>
    </w:p>
    <w:p w14:paraId="795D8815" w14:textId="77777777" w:rsidR="00C178BC" w:rsidRDefault="00C178BC" w:rsidP="00D73D80">
      <w:r>
        <w:t>You will then be listed in the pilot roster, and the event host can assign you to a flight.</w:t>
      </w:r>
    </w:p>
    <w:p w14:paraId="795D8816" w14:textId="77777777" w:rsidR="00C178BC" w:rsidRPr="00D73D80" w:rsidRDefault="00C178BC" w:rsidP="00D73D80">
      <w:r>
        <w:t xml:space="preserve">If you have any restrictions or request (for example regarding timings, specific aircraft, booking of a range or airspace etc), you write that in the </w:t>
      </w:r>
      <w:proofErr w:type="spellStart"/>
      <w:r>
        <w:t>commschatter</w:t>
      </w:r>
      <w:proofErr w:type="spellEnd"/>
      <w:r>
        <w:t xml:space="preserve"> for the event.</w:t>
      </w:r>
    </w:p>
    <w:p w14:paraId="795D8817" w14:textId="77777777" w:rsidR="0032572B" w:rsidRDefault="002A25D2" w:rsidP="002E5DB7">
      <w:r>
        <w:rPr>
          <w:noProof/>
          <w:lang w:val="nb-NO" w:eastAsia="nb-NO"/>
        </w:rPr>
        <w:pict w14:anchorId="795D8BAE">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w14:anchorId="795D8BAF">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14:anchorId="795D8BB0" wp14:editId="795D8BB1">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18" w14:textId="77777777" w:rsidR="00D32258" w:rsidRDefault="00D32258" w:rsidP="008503F7"/>
    <w:p w14:paraId="795D8819" w14:textId="77777777" w:rsidR="00D32258" w:rsidRDefault="00D32258" w:rsidP="00D32258"/>
    <w:p w14:paraId="795D881A" w14:textId="77777777" w:rsidR="00D32258" w:rsidRDefault="00D32258" w:rsidP="00D32258"/>
    <w:p w14:paraId="795D881B" w14:textId="77777777" w:rsidR="00D32258" w:rsidRDefault="00D32258" w:rsidP="00D32258"/>
    <w:p w14:paraId="795D881C" w14:textId="77777777" w:rsidR="00D32258" w:rsidRDefault="00D32258" w:rsidP="00D32258"/>
    <w:p w14:paraId="795D881D" w14:textId="77777777" w:rsidR="00D32258" w:rsidRDefault="00D32258" w:rsidP="00D32258">
      <w:r>
        <w:br/>
      </w:r>
    </w:p>
    <w:p w14:paraId="795D881E" w14:textId="77777777" w:rsidR="00D32258" w:rsidRDefault="00D32258" w:rsidP="00D32258"/>
    <w:p w14:paraId="795D881F" w14:textId="77777777" w:rsidR="00D32258" w:rsidRDefault="00D32258" w:rsidP="00D32258"/>
    <w:p w14:paraId="795D8820" w14:textId="77777777" w:rsidR="00D32258" w:rsidRDefault="00D32258" w:rsidP="00D32258"/>
    <w:p w14:paraId="795D8821" w14:textId="77777777" w:rsidR="00D32258" w:rsidRPr="00D32258" w:rsidRDefault="00D32258" w:rsidP="00D32258"/>
    <w:p w14:paraId="795D8822" w14:textId="77777777" w:rsidR="00D32258" w:rsidRDefault="00D32258" w:rsidP="008503F7"/>
    <w:p w14:paraId="795D8823" w14:textId="77777777" w:rsidR="00D32258" w:rsidRDefault="00D32258" w:rsidP="00D32258">
      <w:pPr>
        <w:pStyle w:val="NoSpacing"/>
        <w:rPr>
          <w:rFonts w:cs="Arial"/>
          <w:szCs w:val="22"/>
          <w:lang w:val="en-GB"/>
        </w:rPr>
      </w:pPr>
    </w:p>
    <w:p w14:paraId="795D8824" w14:textId="77777777" w:rsidR="00D32258" w:rsidRDefault="00D32258" w:rsidP="00D32258">
      <w:pPr>
        <w:pStyle w:val="NoSpacing"/>
        <w:rPr>
          <w:rFonts w:cs="Arial"/>
          <w:szCs w:val="22"/>
          <w:lang w:val="en-GB"/>
        </w:rPr>
      </w:pPr>
    </w:p>
    <w:p w14:paraId="795D8825" w14:textId="77777777" w:rsidR="00D32258" w:rsidRDefault="00D32258" w:rsidP="00D32258">
      <w:pPr>
        <w:pStyle w:val="NoSpacing"/>
      </w:pPr>
    </w:p>
    <w:p w14:paraId="795D8826" w14:textId="77777777" w:rsidR="0032572B" w:rsidRDefault="00D73D80" w:rsidP="00B94ED6">
      <w:pPr>
        <w:pStyle w:val="Heading5"/>
      </w:pPr>
      <w:r>
        <w:lastRenderedPageBreak/>
        <w:t xml:space="preserve">Event </w:t>
      </w:r>
      <w:proofErr w:type="spellStart"/>
      <w:r>
        <w:t>c</w:t>
      </w:r>
      <w:r w:rsidR="0032572B">
        <w:t>ommschatter</w:t>
      </w:r>
      <w:proofErr w:type="spellEnd"/>
    </w:p>
    <w:p w14:paraId="795D8827" w14:textId="77777777" w:rsidR="00D73D80" w:rsidRPr="00D73D80" w:rsidRDefault="00D73D80" w:rsidP="00D73D80">
      <w:r>
        <w:t xml:space="preserve">The events </w:t>
      </w:r>
      <w:proofErr w:type="spellStart"/>
      <w:r>
        <w:t>commschatter</w:t>
      </w:r>
      <w:proofErr w:type="spellEnd"/>
      <w:r>
        <w:t xml:space="preserve"> is located at the bottom of the event page, as seen in the yellow circle below. Here information regarding the event in general is posted.</w:t>
      </w:r>
    </w:p>
    <w:p w14:paraId="795D8828" w14:textId="77777777" w:rsidR="00D73D80" w:rsidRPr="00D73D80" w:rsidRDefault="002A25D2" w:rsidP="00D73D80">
      <w:r>
        <w:rPr>
          <w:noProof/>
          <w:lang w:val="nb-NO" w:eastAsia="nb-NO"/>
        </w:rPr>
        <w:pict w14:anchorId="795D8BB2">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w14:anchorId="795D8BB3">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14:anchorId="795D8BB4" wp14:editId="795D8BB5">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29" w14:textId="77777777" w:rsidR="0032572B" w:rsidRDefault="0032572B" w:rsidP="002E5DB7"/>
    <w:p w14:paraId="795D882A" w14:textId="77777777" w:rsidR="00D32258" w:rsidRDefault="00D32258" w:rsidP="008503F7"/>
    <w:p w14:paraId="795D882B" w14:textId="77777777" w:rsidR="0032572B" w:rsidRDefault="0032572B" w:rsidP="00B94ED6">
      <w:pPr>
        <w:pStyle w:val="Heading5"/>
      </w:pPr>
      <w:r>
        <w:t xml:space="preserve">Flight </w:t>
      </w:r>
      <w:proofErr w:type="spellStart"/>
      <w:r>
        <w:t>Commschatter</w:t>
      </w:r>
      <w:proofErr w:type="spellEnd"/>
      <w:r w:rsidR="00D73D80">
        <w:t xml:space="preserve"> / Info</w:t>
      </w:r>
    </w:p>
    <w:p w14:paraId="795D882C" w14:textId="77777777" w:rsidR="00D32258" w:rsidRPr="00D32258" w:rsidRDefault="00D32258" w:rsidP="00D32258">
      <w:r>
        <w:t xml:space="preserve">Once you are assigned to a flight, and know your tasking, you can go into the flight page, where you find information about frequencies assigned to the flight, the flights own </w:t>
      </w:r>
      <w:proofErr w:type="spellStart"/>
      <w:r>
        <w:t>commschatter</w:t>
      </w:r>
      <w:proofErr w:type="spellEnd"/>
      <w:r>
        <w:t xml:space="preserve"> and where to fill the </w:t>
      </w:r>
      <w:proofErr w:type="spellStart"/>
      <w:r>
        <w:t>flightplan</w:t>
      </w:r>
      <w:proofErr w:type="spellEnd"/>
      <w:r>
        <w:t xml:space="preserve"> for the flight. First you need to find your flight, and click on the flights mission number, as shown in yellow below.</w:t>
      </w:r>
    </w:p>
    <w:p w14:paraId="795D882D" w14:textId="77777777" w:rsidR="00D73D80" w:rsidRDefault="002A25D2" w:rsidP="00D73D80">
      <w:r>
        <w:rPr>
          <w:noProof/>
          <w:lang w:val="nb-NO" w:eastAsia="nb-NO"/>
        </w:rPr>
        <w:pict w14:anchorId="795D8BB6">
          <v:shape id="_x0000_s1032" type="#_x0000_t32" style="position:absolute;left:0;text-align:left;margin-left:49.65pt;margin-top:1.45pt;width:93.8pt;height:104.55pt;flip:x;z-index:251666432" o:connectortype="straight" strokecolor="#ffc000" strokeweight="2pt">
            <v:stroke endarrow="block"/>
          </v:shape>
        </w:pict>
      </w:r>
    </w:p>
    <w:p w14:paraId="795D882E" w14:textId="77777777" w:rsidR="00D73D80" w:rsidRDefault="002A25D2" w:rsidP="00D73D80">
      <w:r>
        <w:rPr>
          <w:noProof/>
          <w:lang w:val="nb-NO" w:eastAsia="nb-NO"/>
        </w:rPr>
        <w:pict w14:anchorId="795D8BB7">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14:anchorId="795D8BB8" wp14:editId="795D8BB9">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2F" w14:textId="77777777" w:rsidR="00D73D80" w:rsidRDefault="00D73D80" w:rsidP="00D73D80"/>
    <w:p w14:paraId="795D8830" w14:textId="77777777" w:rsidR="00D73D80" w:rsidRDefault="00D73D80" w:rsidP="00D73D80"/>
    <w:p w14:paraId="795D8831" w14:textId="77777777" w:rsidR="00D32258" w:rsidRDefault="00D32258" w:rsidP="00D73D80"/>
    <w:p w14:paraId="795D8832" w14:textId="77777777" w:rsidR="00D32258" w:rsidRDefault="00D32258" w:rsidP="00D73D80"/>
    <w:p w14:paraId="795D8833" w14:textId="77777777" w:rsidR="00D32258" w:rsidRDefault="00D32258" w:rsidP="00D73D80"/>
    <w:p w14:paraId="795D8834" w14:textId="77777777" w:rsidR="00D32258" w:rsidRDefault="00D32258" w:rsidP="00D73D80"/>
    <w:p w14:paraId="795D8835" w14:textId="77777777" w:rsidR="00D32258" w:rsidRDefault="00D32258" w:rsidP="00D73D80"/>
    <w:p w14:paraId="795D8836" w14:textId="77777777" w:rsidR="00D32258" w:rsidRDefault="00D32258" w:rsidP="00D73D80"/>
    <w:p w14:paraId="795D8837" w14:textId="77777777" w:rsidR="00D32258" w:rsidRDefault="00D32258" w:rsidP="00D73D80">
      <w:r>
        <w:lastRenderedPageBreak/>
        <w:t xml:space="preserve">Inside the flights page, you can share information with your other flight members. The Flight Lead should and normally will publish the Mission Data Card as a link in the </w:t>
      </w:r>
      <w:proofErr w:type="spellStart"/>
      <w:r>
        <w:t>commschatter</w:t>
      </w:r>
      <w:proofErr w:type="spellEnd"/>
      <w:r>
        <w:t xml:space="preserve"> (Tasking chatter) in yellow below.</w:t>
      </w:r>
    </w:p>
    <w:p w14:paraId="795D8838" w14:textId="77777777" w:rsidR="00D73D80" w:rsidRPr="00D73D80" w:rsidRDefault="002A25D2" w:rsidP="00D73D80">
      <w:r>
        <w:rPr>
          <w:noProof/>
          <w:lang w:val="nb-NO" w:eastAsia="nb-NO"/>
        </w:rPr>
        <w:pict w14:anchorId="795D8BBA">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w14:anchorId="795D8BBB">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14:anchorId="795D8BBC" wp14:editId="795D8BBD">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39" w14:textId="77777777" w:rsidR="0032572B" w:rsidRDefault="0032572B" w:rsidP="002E5DB7"/>
    <w:p w14:paraId="795D883A" w14:textId="77777777" w:rsidR="00D32258" w:rsidRDefault="00D32258" w:rsidP="008503F7"/>
    <w:p w14:paraId="795D883B" w14:textId="77777777" w:rsidR="0032572B" w:rsidRDefault="0032572B" w:rsidP="00B94ED6">
      <w:pPr>
        <w:pStyle w:val="Heading5"/>
      </w:pPr>
      <w:proofErr w:type="spellStart"/>
      <w:r>
        <w:t>Flightplan</w:t>
      </w:r>
      <w:proofErr w:type="spellEnd"/>
    </w:p>
    <w:p w14:paraId="795D883C" w14:textId="77777777" w:rsidR="00D32258" w:rsidRDefault="00D32258" w:rsidP="00D32258">
      <w:r>
        <w:t xml:space="preserve">In the flight page, there is also where the Flight Lead must fill in the </w:t>
      </w:r>
      <w:proofErr w:type="spellStart"/>
      <w:r>
        <w:t>flightplan</w:t>
      </w:r>
      <w:proofErr w:type="spellEnd"/>
      <w:r>
        <w:t xml:space="preserve"> for the flight. This information is used by controlling agencies and for situational awareness for other flights. Fill out departure and recovery airfield</w:t>
      </w:r>
      <w:r w:rsidR="00A90BDD">
        <w:t xml:space="preserve">. Fill out the planned departure time (ETD=Estimated Time of Departure) and the planned recovery time (ETA=Estimated Time of Arrival). Also fill in the intentions for the flight. For example, what type of departure, what is the route and taskings, and the planned recovery. In </w:t>
      </w:r>
      <w:proofErr w:type="gramStart"/>
      <w:r w:rsidR="00A90BDD">
        <w:t>addition</w:t>
      </w:r>
      <w:proofErr w:type="gramEnd"/>
      <w:r w:rsidR="00A90BDD">
        <w:t xml:space="preserve"> you can also add relevant information for controllers, such as loadouts, timings, frequencies you will be monitoring, who you will be working together with etc.</w:t>
      </w:r>
    </w:p>
    <w:p w14:paraId="795D883D" w14:textId="77777777" w:rsidR="00D32258" w:rsidRPr="00D32258" w:rsidRDefault="002A25D2" w:rsidP="00D32258">
      <w:r>
        <w:rPr>
          <w:noProof/>
          <w:lang w:val="nb-NO" w:eastAsia="nb-NO"/>
        </w:rPr>
        <w:pict w14:anchorId="795D8BBE">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w:t>
      </w:r>
      <w:proofErr w:type="spellStart"/>
      <w:r w:rsidR="00D32258">
        <w:t>flightplan</w:t>
      </w:r>
      <w:proofErr w:type="spellEnd"/>
      <w:r w:rsidR="00D32258">
        <w:t xml:space="preserve"> is what is a planned, and deviations might occur in flight, and that is normal and not a problem. </w:t>
      </w:r>
    </w:p>
    <w:p w14:paraId="795D883E" w14:textId="77777777" w:rsidR="00D73D80" w:rsidRPr="00D73D80" w:rsidRDefault="002A25D2" w:rsidP="008A1E0C">
      <w:pPr>
        <w:jc w:val="left"/>
      </w:pPr>
      <w:r>
        <w:rPr>
          <w:noProof/>
          <w:lang w:val="nb-NO" w:eastAsia="nb-NO"/>
        </w:rPr>
        <w:pict w14:anchorId="795D8BBF">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14:anchorId="795D8BC0" wp14:editId="795D8BC1">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3F" w14:textId="77777777" w:rsidR="0032572B" w:rsidRDefault="0032572B" w:rsidP="002E5DB7"/>
    <w:p w14:paraId="795D8840" w14:textId="77777777" w:rsidR="0032572B" w:rsidRDefault="00CF6AD1" w:rsidP="00CF6AD1">
      <w:pPr>
        <w:pStyle w:val="Heading5"/>
      </w:pPr>
      <w:r>
        <w:lastRenderedPageBreak/>
        <w:t>After Action Review</w:t>
      </w:r>
    </w:p>
    <w:p w14:paraId="795D8841" w14:textId="77777777" w:rsidR="00943251" w:rsidRPr="008503F7" w:rsidRDefault="00943251" w:rsidP="00943251">
      <w:pPr>
        <w:rPr>
          <w:lang w:val="en-US"/>
        </w:rPr>
      </w:pPr>
      <w:r w:rsidRPr="00943251">
        <w:rPr>
          <w:lang w:val="en-US"/>
        </w:rPr>
        <w:t>A good AAR and debrief is vital for getting the most out of every event – no matter the outcome!</w:t>
      </w:r>
    </w:p>
    <w:p w14:paraId="795D8842" w14:textId="77777777" w:rsidR="00943251" w:rsidRPr="008503F7" w:rsidRDefault="00943251" w:rsidP="00943251">
      <w:pPr>
        <w:rPr>
          <w:lang w:val="en-US"/>
        </w:rPr>
      </w:pPr>
      <w:r w:rsidRPr="00943251">
        <w:rPr>
          <w:lang w:val="en-US"/>
        </w:rPr>
        <w:t xml:space="preserve">Proper AAR's is very important both for our tactical flying and sharing lessons </w:t>
      </w:r>
      <w:proofErr w:type="gramStart"/>
      <w:r w:rsidRPr="00943251">
        <w:rPr>
          <w:lang w:val="en-US"/>
        </w:rPr>
        <w:t>learned, and</w:t>
      </w:r>
      <w:proofErr w:type="gramEnd"/>
      <w:r w:rsidRPr="00943251">
        <w:rPr>
          <w:lang w:val="en-US"/>
        </w:rPr>
        <w:t xml:space="preserve"> must be submitted by every participating member in an event.</w:t>
      </w:r>
    </w:p>
    <w:p w14:paraId="795D8843" w14:textId="77777777" w:rsidR="00FB3A64" w:rsidRPr="008503F7" w:rsidRDefault="00EA6474" w:rsidP="00EA6474">
      <w:pPr>
        <w:numPr>
          <w:ilvl w:val="0"/>
          <w:numId w:val="37"/>
        </w:numPr>
        <w:tabs>
          <w:tab w:val="num" w:pos="720"/>
        </w:tabs>
        <w:rPr>
          <w:lang w:val="en-US"/>
        </w:rPr>
      </w:pPr>
      <w:r w:rsidRPr="00943251">
        <w:rPr>
          <w:lang w:val="en-US"/>
        </w:rPr>
        <w:t xml:space="preserve">Objectives – A list of your </w:t>
      </w:r>
      <w:proofErr w:type="gramStart"/>
      <w:r w:rsidRPr="00943251">
        <w:rPr>
          <w:lang w:val="en-US"/>
        </w:rPr>
        <w:t>flights</w:t>
      </w:r>
      <w:proofErr w:type="gramEnd"/>
      <w:r w:rsidRPr="00943251">
        <w:rPr>
          <w:lang w:val="en-US"/>
        </w:rPr>
        <w:t xml:space="preserve"> objectives and outcome</w:t>
      </w:r>
      <w:r w:rsidR="00943251">
        <w:rPr>
          <w:lang w:val="en-US"/>
        </w:rPr>
        <w:t>.</w:t>
      </w:r>
    </w:p>
    <w:p w14:paraId="795D8844" w14:textId="77777777" w:rsidR="00FB3A64" w:rsidRPr="008503F7" w:rsidRDefault="00EA6474" w:rsidP="00EA6474">
      <w:pPr>
        <w:numPr>
          <w:ilvl w:val="0"/>
          <w:numId w:val="37"/>
        </w:numPr>
        <w:tabs>
          <w:tab w:val="num" w:pos="720"/>
        </w:tabs>
        <w:rPr>
          <w:lang w:val="en-US"/>
        </w:rPr>
      </w:pPr>
      <w:r w:rsidRPr="00943251">
        <w:rPr>
          <w:lang w:val="en-US"/>
        </w:rPr>
        <w:t>Tactical – Debrief points and points about the flight you want to raise</w:t>
      </w:r>
      <w:r w:rsidR="00943251">
        <w:rPr>
          <w:lang w:val="en-US"/>
        </w:rPr>
        <w:t>.</w:t>
      </w:r>
    </w:p>
    <w:p w14:paraId="795D8845" w14:textId="77777777" w:rsidR="00FB3A64" w:rsidRPr="008503F7" w:rsidRDefault="00EA6474" w:rsidP="00EA6474">
      <w:pPr>
        <w:numPr>
          <w:ilvl w:val="1"/>
          <w:numId w:val="37"/>
        </w:numPr>
        <w:tabs>
          <w:tab w:val="num" w:pos="1440"/>
        </w:tabs>
        <w:rPr>
          <w:lang w:val="en-US"/>
        </w:rPr>
      </w:pPr>
      <w:r w:rsidRPr="00943251">
        <w:rPr>
          <w:lang w:val="en-US"/>
        </w:rPr>
        <w:t>Try to answer these four questions:</w:t>
      </w:r>
    </w:p>
    <w:p w14:paraId="795D8846" w14:textId="77777777" w:rsidR="00FB3A64" w:rsidRPr="008503F7" w:rsidRDefault="00EA6474" w:rsidP="00EA6474">
      <w:pPr>
        <w:numPr>
          <w:ilvl w:val="2"/>
          <w:numId w:val="37"/>
        </w:numPr>
        <w:tabs>
          <w:tab w:val="num" w:pos="2160"/>
        </w:tabs>
        <w:rPr>
          <w:lang w:val="en-US"/>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14:paraId="795D8847" w14:textId="77777777" w:rsidR="00FB3A64"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 xml:space="preserve">What went according to </w:t>
      </w:r>
      <w:proofErr w:type="gramStart"/>
      <w:r w:rsidRPr="00943251">
        <w:rPr>
          <w:lang w:val="en-US"/>
        </w:rPr>
        <w:t>plan, or</w:t>
      </w:r>
      <w:proofErr w:type="gramEnd"/>
      <w:r w:rsidRPr="00943251">
        <w:rPr>
          <w:lang w:val="en-US"/>
        </w:rPr>
        <w:t xml:space="preserve"> had a positive result. Did you or anyone do a good job?</w:t>
      </w:r>
    </w:p>
    <w:p w14:paraId="795D8848" w14:textId="77777777" w:rsidR="00FB3A64" w:rsidRPr="008503F7" w:rsidRDefault="00EA6474" w:rsidP="00EA6474">
      <w:pPr>
        <w:numPr>
          <w:ilvl w:val="2"/>
          <w:numId w:val="37"/>
        </w:numPr>
        <w:tabs>
          <w:tab w:val="num" w:pos="2160"/>
        </w:tabs>
        <w:rPr>
          <w:lang w:val="en-US"/>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14:paraId="795D8849" w14:textId="77777777" w:rsidR="00FB3A64" w:rsidRPr="008503F7" w:rsidRDefault="00EA6474" w:rsidP="00EA6474">
      <w:pPr>
        <w:numPr>
          <w:ilvl w:val="2"/>
          <w:numId w:val="37"/>
        </w:numPr>
        <w:tabs>
          <w:tab w:val="num" w:pos="2160"/>
        </w:tabs>
        <w:rPr>
          <w:lang w:val="en-US"/>
        </w:rPr>
      </w:pPr>
      <w:r w:rsidRPr="00943251">
        <w:rPr>
          <w:b/>
          <w:bCs/>
          <w:lang w:val="en-US"/>
        </w:rPr>
        <w:t xml:space="preserve">Lessons Learned! </w:t>
      </w:r>
      <w:r w:rsidRPr="00943251">
        <w:rPr>
          <w:lang w:val="en-US"/>
        </w:rPr>
        <w:t xml:space="preserve"> The </w:t>
      </w:r>
      <w:proofErr w:type="gramStart"/>
      <w:r w:rsidRPr="00943251">
        <w:rPr>
          <w:lang w:val="en-US"/>
        </w:rPr>
        <w:t>absolutely most</w:t>
      </w:r>
      <w:proofErr w:type="gramEnd"/>
      <w:r w:rsidRPr="00943251">
        <w:rPr>
          <w:lang w:val="en-US"/>
        </w:rPr>
        <w:t xml:space="preserve"> important part of the AAR. Here you have a chance to summarize what was learned from the above points. </w:t>
      </w:r>
    </w:p>
    <w:p w14:paraId="795D884A" w14:textId="77777777" w:rsidR="00FB3A64"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14:paraId="795D884B" w14:textId="77777777" w:rsidR="00FB3A64"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14:paraId="795D884C" w14:textId="77777777" w:rsidR="00CF6AD1" w:rsidRDefault="00CF6AD1" w:rsidP="002E5DB7"/>
    <w:p w14:paraId="795D884D" w14:textId="77777777" w:rsidR="00CF6AD1" w:rsidRDefault="00CF6AD1" w:rsidP="002E5DB7"/>
    <w:p w14:paraId="795D884E" w14:textId="77777777" w:rsidR="00CF6AD1" w:rsidRDefault="00CF6AD1" w:rsidP="002E5DB7"/>
    <w:p w14:paraId="795D884F" w14:textId="77777777" w:rsidR="0032572B" w:rsidRDefault="0032572B" w:rsidP="00EB42C8">
      <w:pPr>
        <w:pStyle w:val="Heading5"/>
      </w:pPr>
      <w:r>
        <w:t>Communication the 132</w:t>
      </w:r>
      <w:r w:rsidRPr="0032572B">
        <w:rPr>
          <w:vertAlign w:val="superscript"/>
        </w:rPr>
        <w:t>nd</w:t>
      </w:r>
      <w:r>
        <w:t xml:space="preserve"> Way</w:t>
      </w:r>
    </w:p>
    <w:p w14:paraId="795D8850" w14:textId="77777777" w:rsidR="0032572B" w:rsidRPr="008503F7" w:rsidRDefault="0032572B" w:rsidP="0032572B">
      <w:pPr>
        <w:rPr>
          <w:lang w:val="en-US"/>
        </w:rPr>
      </w:pPr>
      <w:r w:rsidRPr="0032572B">
        <w:rPr>
          <w:lang w:val="en-US"/>
        </w:rPr>
        <w:t>Radio communication is vital to ensure coordination and mission success</w:t>
      </w:r>
      <w:r w:rsidR="008967E1">
        <w:rPr>
          <w:lang w:val="en-US"/>
        </w:rPr>
        <w:t xml:space="preserve">, and </w:t>
      </w:r>
      <w:r w:rsidRPr="008967E1">
        <w:rPr>
          <w:bCs/>
          <w:lang w:val="en-US"/>
        </w:rPr>
        <w:t>Radio communication will have one of three purposes:</w:t>
      </w:r>
    </w:p>
    <w:p w14:paraId="795D8851" w14:textId="77777777" w:rsidR="00D32258" w:rsidRPr="0032572B" w:rsidRDefault="00D32258" w:rsidP="00EA6474">
      <w:pPr>
        <w:numPr>
          <w:ilvl w:val="0"/>
          <w:numId w:val="8"/>
        </w:numPr>
        <w:rPr>
          <w:lang w:val="nb-NO"/>
        </w:rPr>
      </w:pPr>
      <w:r w:rsidRPr="0032572B">
        <w:rPr>
          <w:lang w:val="en-US"/>
        </w:rPr>
        <w:t>Ask for clearance(s)</w:t>
      </w:r>
    </w:p>
    <w:p w14:paraId="795D8852" w14:textId="77777777" w:rsidR="00D32258" w:rsidRPr="0032572B" w:rsidRDefault="00D32258" w:rsidP="00EA6474">
      <w:pPr>
        <w:numPr>
          <w:ilvl w:val="0"/>
          <w:numId w:val="8"/>
        </w:numPr>
        <w:rPr>
          <w:lang w:val="nb-NO"/>
        </w:rPr>
      </w:pPr>
      <w:r w:rsidRPr="0032572B">
        <w:rPr>
          <w:lang w:val="en-US"/>
        </w:rPr>
        <w:t>Give instructions</w:t>
      </w:r>
    </w:p>
    <w:p w14:paraId="795D8853" w14:textId="77777777" w:rsidR="00D32258" w:rsidRPr="0032572B" w:rsidRDefault="00D32258" w:rsidP="00EA6474">
      <w:pPr>
        <w:numPr>
          <w:ilvl w:val="0"/>
          <w:numId w:val="8"/>
        </w:numPr>
        <w:rPr>
          <w:lang w:val="nb-NO"/>
        </w:rPr>
      </w:pPr>
      <w:r w:rsidRPr="0032572B">
        <w:rPr>
          <w:lang w:val="en-US"/>
        </w:rPr>
        <w:t>Receive Instructions</w:t>
      </w:r>
    </w:p>
    <w:p w14:paraId="795D8854" w14:textId="77777777" w:rsidR="0032572B" w:rsidRPr="0032572B" w:rsidRDefault="0032572B" w:rsidP="0032572B">
      <w:pPr>
        <w:rPr>
          <w:lang w:val="nb-NO"/>
        </w:rPr>
      </w:pPr>
      <w:r w:rsidRPr="0032572B">
        <w:rPr>
          <w:b/>
          <w:bCs/>
          <w:lang w:val="en-US"/>
        </w:rPr>
        <w:t xml:space="preserve">Note: </w:t>
      </w:r>
    </w:p>
    <w:p w14:paraId="795D8855" w14:textId="77777777" w:rsidR="0032572B" w:rsidRPr="008503F7" w:rsidRDefault="0032572B" w:rsidP="0032572B">
      <w:pPr>
        <w:rPr>
          <w:lang w:val="en-US"/>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14:paraId="795D8856" w14:textId="77777777" w:rsidR="0032572B" w:rsidRDefault="0032572B" w:rsidP="002E5DB7"/>
    <w:p w14:paraId="795D8857" w14:textId="77777777" w:rsidR="00D32258" w:rsidRPr="008503F7" w:rsidRDefault="00D32258" w:rsidP="008A1E0C">
      <w:pPr>
        <w:rPr>
          <w:lang w:val="en-US"/>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14:paraId="795D8858" w14:textId="77777777" w:rsidR="00D32258" w:rsidRPr="008503F7" w:rsidRDefault="00D32258" w:rsidP="00EA6474">
      <w:pPr>
        <w:numPr>
          <w:ilvl w:val="0"/>
          <w:numId w:val="9"/>
        </w:numPr>
        <w:rPr>
          <w:i/>
          <w:lang w:val="en-US"/>
        </w:rPr>
      </w:pPr>
      <w:r w:rsidRPr="00807353">
        <w:rPr>
          <w:i/>
          <w:lang w:val="en-US"/>
        </w:rPr>
        <w:t>GROUND (GND)</w:t>
      </w:r>
      <w:r w:rsidR="00807353">
        <w:rPr>
          <w:i/>
          <w:lang w:val="en-US"/>
        </w:rPr>
        <w:t xml:space="preserve"> (Not always used)</w:t>
      </w:r>
    </w:p>
    <w:p w14:paraId="795D8859" w14:textId="77777777" w:rsidR="00D32258" w:rsidRPr="0032572B" w:rsidRDefault="00D32258" w:rsidP="00EA6474">
      <w:pPr>
        <w:numPr>
          <w:ilvl w:val="0"/>
          <w:numId w:val="9"/>
        </w:numPr>
        <w:rPr>
          <w:lang w:val="nb-NO"/>
        </w:rPr>
      </w:pPr>
      <w:r w:rsidRPr="0032572B">
        <w:rPr>
          <w:lang w:val="en-US"/>
        </w:rPr>
        <w:t>TOWER (TWR)</w:t>
      </w:r>
    </w:p>
    <w:p w14:paraId="795D885A" w14:textId="77777777" w:rsidR="00D32258" w:rsidRPr="0032572B" w:rsidRDefault="00807353" w:rsidP="00EA6474">
      <w:pPr>
        <w:numPr>
          <w:ilvl w:val="0"/>
          <w:numId w:val="9"/>
        </w:numPr>
        <w:rPr>
          <w:lang w:val="nb-NO"/>
        </w:rPr>
      </w:pPr>
      <w:r>
        <w:rPr>
          <w:lang w:val="en-US"/>
        </w:rPr>
        <w:t>CONTROL (CTRL</w:t>
      </w:r>
      <w:r w:rsidR="00D32258" w:rsidRPr="0032572B">
        <w:rPr>
          <w:lang w:val="en-US"/>
        </w:rPr>
        <w:t>)</w:t>
      </w:r>
    </w:p>
    <w:p w14:paraId="795D885B" w14:textId="77777777" w:rsidR="008A1E0C" w:rsidRPr="008503F7" w:rsidRDefault="00D32258" w:rsidP="00EA6474">
      <w:pPr>
        <w:numPr>
          <w:ilvl w:val="0"/>
          <w:numId w:val="9"/>
        </w:numPr>
        <w:rPr>
          <w:lang w:val="en-US"/>
        </w:rPr>
      </w:pPr>
      <w:r w:rsidRPr="0032572B">
        <w:rPr>
          <w:lang w:val="en-US"/>
        </w:rPr>
        <w:t>AWACS (DARKSTAR/MAGIC/CRYSTAL/OVERLORD)</w:t>
      </w:r>
    </w:p>
    <w:p w14:paraId="795D885C" w14:textId="77777777" w:rsidR="008A1E0C" w:rsidRPr="008503F7" w:rsidRDefault="008A1E0C" w:rsidP="008A1E0C">
      <w:pPr>
        <w:rPr>
          <w:lang w:val="en-US"/>
        </w:rPr>
      </w:pPr>
    </w:p>
    <w:p w14:paraId="795D885D" w14:textId="77777777" w:rsidR="00D32258" w:rsidRPr="008A1E0C" w:rsidRDefault="008A1E0C" w:rsidP="008A1E0C">
      <w:pPr>
        <w:rPr>
          <w:lang w:val="nb-NO"/>
        </w:rPr>
      </w:pPr>
      <w:r>
        <w:rPr>
          <w:lang w:val="nb-NO"/>
        </w:rPr>
        <w:t>A</w:t>
      </w:r>
      <w:proofErr w:type="spellStart"/>
      <w:r w:rsidR="00D32258" w:rsidRPr="008A1E0C">
        <w:rPr>
          <w:bCs/>
          <w:lang w:val="en-US"/>
        </w:rPr>
        <w:t>nd</w:t>
      </w:r>
      <w:proofErr w:type="spellEnd"/>
      <w:r w:rsidR="00D32258" w:rsidRPr="008A1E0C">
        <w:rPr>
          <w:bCs/>
          <w:lang w:val="en-US"/>
        </w:rPr>
        <w:t xml:space="preserve"> request </w:t>
      </w:r>
      <w:r w:rsidR="00807353" w:rsidRPr="008A1E0C">
        <w:rPr>
          <w:bCs/>
          <w:lang w:val="en-US"/>
        </w:rPr>
        <w:t>THREE</w:t>
      </w:r>
      <w:r w:rsidR="00D32258" w:rsidRPr="008A1E0C">
        <w:rPr>
          <w:bCs/>
          <w:lang w:val="en-US"/>
        </w:rPr>
        <w:t xml:space="preserve"> clearances</w:t>
      </w:r>
      <w:r w:rsidRPr="008A1E0C">
        <w:rPr>
          <w:bCs/>
          <w:lang w:val="en-US"/>
        </w:rPr>
        <w:t>:</w:t>
      </w:r>
    </w:p>
    <w:p w14:paraId="795D885E" w14:textId="77777777"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14:paraId="795D885F" w14:textId="77777777" w:rsidR="00D32258" w:rsidRPr="0032572B" w:rsidRDefault="00D32258" w:rsidP="00EA6474">
      <w:pPr>
        <w:numPr>
          <w:ilvl w:val="0"/>
          <w:numId w:val="9"/>
        </w:numPr>
        <w:rPr>
          <w:lang w:val="nb-NO"/>
        </w:rPr>
      </w:pPr>
      <w:r w:rsidRPr="0032572B">
        <w:rPr>
          <w:lang w:val="en-US"/>
        </w:rPr>
        <w:t>TWR: Departure Clearance</w:t>
      </w:r>
    </w:p>
    <w:p w14:paraId="795D8860" w14:textId="77777777" w:rsidR="00D32258" w:rsidRPr="00CF6AD1" w:rsidRDefault="00D32258" w:rsidP="00EA6474">
      <w:pPr>
        <w:numPr>
          <w:ilvl w:val="0"/>
          <w:numId w:val="9"/>
        </w:numPr>
        <w:rPr>
          <w:lang w:val="nb-NO"/>
        </w:rPr>
      </w:pPr>
      <w:r w:rsidRPr="0032572B">
        <w:rPr>
          <w:lang w:val="en-US"/>
        </w:rPr>
        <w:t>TWR: Landing Clearance</w:t>
      </w:r>
    </w:p>
    <w:p w14:paraId="795D8861" w14:textId="77777777" w:rsidR="00CF6AD1" w:rsidRDefault="00CF6AD1" w:rsidP="00CF6AD1">
      <w:pPr>
        <w:rPr>
          <w:lang w:val="en-US"/>
        </w:rPr>
      </w:pPr>
    </w:p>
    <w:p w14:paraId="795D8862" w14:textId="77777777" w:rsidR="00CF6AD1" w:rsidRPr="00CF6AD1" w:rsidRDefault="008A1E0C" w:rsidP="008A1E0C">
      <w:pPr>
        <w:rPr>
          <w:lang w:val="nb-NO"/>
        </w:rPr>
      </w:pPr>
      <w:r>
        <w:rPr>
          <w:lang w:val="nb-NO"/>
        </w:rPr>
        <w:t>Controlling a</w:t>
      </w:r>
      <w:r w:rsidR="00CF6AD1">
        <w:rPr>
          <w:lang w:val="nb-NO"/>
        </w:rPr>
        <w:t>gencies</w:t>
      </w:r>
    </w:p>
    <w:p w14:paraId="795D8863" w14:textId="77777777" w:rsidR="00CF6AD1" w:rsidRPr="008503F7" w:rsidRDefault="00CF6AD1" w:rsidP="008A1E0C">
      <w:pPr>
        <w:rPr>
          <w:lang w:val="en-US"/>
        </w:rPr>
      </w:pPr>
      <w:r w:rsidRPr="00CF6AD1">
        <w:rPr>
          <w:lang w:val="en-US"/>
        </w:rPr>
        <w:t>The purpose of each agency is to be the controlling authority of a geographical area and its airspace</w:t>
      </w:r>
      <w:r w:rsidR="008A1E0C">
        <w:rPr>
          <w:lang w:val="en-US"/>
        </w:rPr>
        <w:t>.</w:t>
      </w:r>
    </w:p>
    <w:p w14:paraId="795D8864" w14:textId="77777777" w:rsidR="00CF6AD1" w:rsidRPr="008503F7" w:rsidRDefault="00CF6AD1" w:rsidP="008A1E0C">
      <w:pPr>
        <w:rPr>
          <w:lang w:val="en-US"/>
        </w:rPr>
      </w:pPr>
      <w:r w:rsidRPr="00CF6AD1">
        <w:rPr>
          <w:lang w:val="en-US"/>
        </w:rPr>
        <w:t>The agencies provide services and coordination for the flights within their airspace</w:t>
      </w:r>
      <w:r w:rsidR="008A1E0C">
        <w:rPr>
          <w:lang w:val="en-US"/>
        </w:rPr>
        <w:t>.</w:t>
      </w:r>
    </w:p>
    <w:p w14:paraId="795D8865" w14:textId="77777777" w:rsidR="00CF6AD1" w:rsidRPr="008503F7" w:rsidRDefault="00CF6AD1" w:rsidP="008A1E0C">
      <w:pPr>
        <w:rPr>
          <w:lang w:val="en-US"/>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w:t>
      </w:r>
      <w:proofErr w:type="spellStart"/>
      <w:r w:rsidRPr="00CF6AD1">
        <w:rPr>
          <w:lang w:val="en-US"/>
        </w:rPr>
        <w:t>Lochini</w:t>
      </w:r>
      <w:proofErr w:type="spellEnd"/>
      <w:r w:rsidRPr="00CF6AD1">
        <w:rPr>
          <w:lang w:val="en-US"/>
        </w:rPr>
        <w:t xml:space="preserve"> Airport (</w:t>
      </w:r>
      <w:proofErr w:type="gramStart"/>
      <w:r w:rsidRPr="00CF6AD1">
        <w:rPr>
          <w:lang w:val="en-US"/>
        </w:rPr>
        <w:t xml:space="preserve">UGTB) </w:t>
      </w:r>
      <w:r w:rsidR="008A1E0C">
        <w:rPr>
          <w:lang w:val="en-US"/>
        </w:rPr>
        <w:t xml:space="preserve"> as</w:t>
      </w:r>
      <w:proofErr w:type="gramEnd"/>
      <w:r w:rsidR="008A1E0C">
        <w:rPr>
          <w:lang w:val="en-US"/>
        </w:rPr>
        <w:t xml:space="preserve"> an example. GND controls activity on the airfield, expect the runway. TWR controls the runway and the immediate airspace surrounding the airfield. CNTRL controls a wider area, what is also known as a Terminal </w:t>
      </w:r>
      <w:proofErr w:type="spellStart"/>
      <w:r w:rsidR="008A1E0C">
        <w:rPr>
          <w:lang w:val="en-US"/>
        </w:rPr>
        <w:t>Manuver</w:t>
      </w:r>
      <w:proofErr w:type="spellEnd"/>
      <w:r w:rsidR="008A1E0C">
        <w:rPr>
          <w:lang w:val="en-US"/>
        </w:rPr>
        <w:t xml:space="preserve"> Area (TMA) surrounding the airfield or cluster of airfields. CNTR’s role is to manage the traffic flow in and out of the airfield in the most efficient way.</w:t>
      </w:r>
    </w:p>
    <w:p w14:paraId="795D8866" w14:textId="77777777" w:rsidR="00CF6AD1" w:rsidRPr="008503F7" w:rsidRDefault="00CF6AD1" w:rsidP="00CF6AD1">
      <w:pPr>
        <w:rPr>
          <w:lang w:val="en-US"/>
        </w:rPr>
      </w:pPr>
    </w:p>
    <w:p w14:paraId="795D8867" w14:textId="77777777" w:rsidR="00CF6AD1" w:rsidRDefault="00CF6AD1" w:rsidP="008A1E0C">
      <w:pPr>
        <w:jc w:val="center"/>
        <w:rPr>
          <w:lang w:val="nb-NO"/>
        </w:rPr>
      </w:pPr>
      <w:r>
        <w:rPr>
          <w:noProof/>
          <w:lang w:val="nb-NO" w:eastAsia="nb-NO"/>
        </w:rPr>
        <w:drawing>
          <wp:inline distT="0" distB="0" distL="0" distR="0" wp14:anchorId="795D8BC2" wp14:editId="795D8BC3">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868" w14:textId="77777777" w:rsidR="00CF6AD1" w:rsidRDefault="00CF6AD1" w:rsidP="00CF6AD1">
      <w:pPr>
        <w:rPr>
          <w:lang w:val="nb-NO"/>
        </w:rPr>
      </w:pPr>
    </w:p>
    <w:p w14:paraId="795D8869" w14:textId="77777777" w:rsidR="00CF6AD1" w:rsidRDefault="00CF6AD1" w:rsidP="00CF6AD1">
      <w:pPr>
        <w:rPr>
          <w:lang w:val="nb-NO"/>
        </w:rPr>
      </w:pPr>
    </w:p>
    <w:p w14:paraId="795D886A" w14:textId="77777777" w:rsidR="00CF6AD1" w:rsidRDefault="00CF6AD1" w:rsidP="00CF6AD1">
      <w:pPr>
        <w:rPr>
          <w:lang w:val="nb-NO"/>
        </w:rPr>
      </w:pPr>
    </w:p>
    <w:p w14:paraId="795D886B" w14:textId="77777777" w:rsidR="00CF6AD1" w:rsidRDefault="00CF6AD1" w:rsidP="00CF6AD1">
      <w:pPr>
        <w:rPr>
          <w:lang w:val="nb-NO"/>
        </w:rPr>
      </w:pPr>
    </w:p>
    <w:p w14:paraId="795D886C" w14:textId="77777777" w:rsidR="00CF6AD1" w:rsidRDefault="00CF6AD1" w:rsidP="00CF6AD1">
      <w:pPr>
        <w:rPr>
          <w:lang w:val="nb-NO"/>
        </w:rPr>
      </w:pPr>
    </w:p>
    <w:p w14:paraId="795D886D" w14:textId="77777777" w:rsidR="00CF6AD1" w:rsidRPr="008503F7" w:rsidRDefault="008A1E0C" w:rsidP="00CF6AD1">
      <w:pPr>
        <w:rPr>
          <w:lang w:val="en-US"/>
        </w:rPr>
      </w:pPr>
      <w:r w:rsidRPr="008503F7">
        <w:rPr>
          <w:lang w:val="en-US"/>
        </w:rPr>
        <w:t>FLIGHT INTERNAL COMMUNICATIONS</w:t>
      </w:r>
    </w:p>
    <w:p w14:paraId="795D886E" w14:textId="77777777"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w:t>
      </w:r>
      <w:proofErr w:type="gramStart"/>
      <w:r w:rsidR="008A1E0C">
        <w:rPr>
          <w:lang w:val="en-US"/>
        </w:rPr>
        <w:t>the  UHF</w:t>
      </w:r>
      <w:proofErr w:type="gramEnd"/>
      <w:r w:rsidR="008A1E0C">
        <w:rPr>
          <w:lang w:val="en-US"/>
        </w:rPr>
        <w:t xml:space="preserve"> or VHF radio, and it will change for the various phases of the flight. </w:t>
      </w:r>
      <w:r w:rsidR="00704724">
        <w:rPr>
          <w:lang w:val="en-US"/>
        </w:rPr>
        <w:t>On the internal frequency, we use the last number in the flight as our identifier, but when communicating with externals outside the flight we use the full callsign (Example: “1” on internal, “JEDI 8-1” for external).</w:t>
      </w:r>
    </w:p>
    <w:p w14:paraId="795D886F" w14:textId="77777777" w:rsidR="00704724" w:rsidRDefault="00704724" w:rsidP="00CF6AD1">
      <w:pPr>
        <w:rPr>
          <w:lang w:val="en-US"/>
        </w:rPr>
      </w:pPr>
      <w:r>
        <w:rPr>
          <w:lang w:val="en-US"/>
        </w:rPr>
        <w:t xml:space="preserve">Make it a </w:t>
      </w:r>
      <w:proofErr w:type="spellStart"/>
      <w:r>
        <w:rPr>
          <w:lang w:val="en-US"/>
        </w:rPr>
        <w:t>habbit</w:t>
      </w:r>
      <w:proofErr w:type="spellEnd"/>
      <w:r>
        <w:rPr>
          <w:lang w:val="en-US"/>
        </w:rPr>
        <w:t xml:space="preserve"> to acknowledge all calls from FL. A simple “2” is enough, that way lead know that you have </w:t>
      </w:r>
      <w:proofErr w:type="spellStart"/>
      <w:r>
        <w:rPr>
          <w:lang w:val="en-US"/>
        </w:rPr>
        <w:t>recived</w:t>
      </w:r>
      <w:proofErr w:type="spellEnd"/>
      <w:r>
        <w:rPr>
          <w:lang w:val="en-US"/>
        </w:rPr>
        <w:t xml:space="preserve"> the message. If you do not respond with a “2”, then FL will not know if you received the message or not.</w:t>
      </w:r>
    </w:p>
    <w:p w14:paraId="795D8870" w14:textId="77777777" w:rsidR="00492F5A" w:rsidRDefault="00492F5A" w:rsidP="00CF6AD1">
      <w:pPr>
        <w:rPr>
          <w:lang w:val="en-US"/>
        </w:rPr>
      </w:pPr>
    </w:p>
    <w:p w14:paraId="795D8871" w14:textId="77777777" w:rsidR="00704724" w:rsidRDefault="00704724" w:rsidP="00CF6AD1">
      <w:pPr>
        <w:rPr>
          <w:lang w:val="en-US"/>
        </w:rPr>
      </w:pPr>
    </w:p>
    <w:p w14:paraId="795D8872" w14:textId="77777777"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14:paraId="795D8873" w14:textId="77777777" w:rsidR="00CF6AD1" w:rsidRPr="008503F7" w:rsidRDefault="00CF6AD1" w:rsidP="00EA6474">
      <w:pPr>
        <w:numPr>
          <w:ilvl w:val="0"/>
          <w:numId w:val="11"/>
        </w:numPr>
        <w:rPr>
          <w:lang w:val="en-US"/>
        </w:rPr>
      </w:pPr>
      <w:r w:rsidRPr="00CF6AD1">
        <w:rPr>
          <w:b/>
          <w:bCs/>
          <w:lang w:val="en-US"/>
        </w:rPr>
        <w:t>Visual</w:t>
      </w:r>
      <w:r w:rsidRPr="00CF6AD1">
        <w:rPr>
          <w:lang w:val="en-US"/>
        </w:rPr>
        <w:t xml:space="preserve"> is called when you have another aircraft in sight, </w:t>
      </w:r>
      <w:proofErr w:type="gramStart"/>
      <w:r w:rsidRPr="00CF6AD1">
        <w:rPr>
          <w:lang w:val="en-US"/>
        </w:rPr>
        <w:t>e.g.;</w:t>
      </w:r>
      <w:proofErr w:type="gramEnd"/>
    </w:p>
    <w:p w14:paraId="795D8874" w14:textId="77777777" w:rsidR="00CF6AD1" w:rsidRPr="00CF6AD1" w:rsidRDefault="00CF6AD1" w:rsidP="00EA6474">
      <w:pPr>
        <w:numPr>
          <w:ilvl w:val="1"/>
          <w:numId w:val="11"/>
        </w:numPr>
        <w:rPr>
          <w:lang w:val="nb-NO"/>
        </w:rPr>
      </w:pPr>
      <w:r w:rsidRPr="00CF6AD1">
        <w:rPr>
          <w:i/>
          <w:iCs/>
          <w:lang w:val="en-US"/>
        </w:rPr>
        <w:t>«2, visual on Lead»</w:t>
      </w:r>
    </w:p>
    <w:p w14:paraId="795D8875" w14:textId="77777777" w:rsidR="00CF6AD1" w:rsidRPr="00CF6AD1" w:rsidRDefault="00CF6AD1" w:rsidP="00EA6474">
      <w:pPr>
        <w:numPr>
          <w:ilvl w:val="1"/>
          <w:numId w:val="11"/>
        </w:numPr>
        <w:rPr>
          <w:lang w:val="nb-NO"/>
        </w:rPr>
      </w:pPr>
      <w:r w:rsidRPr="00CF6AD1">
        <w:rPr>
          <w:i/>
          <w:iCs/>
          <w:lang w:val="en-US"/>
        </w:rPr>
        <w:t>«2, visual 1 &amp; 3»</w:t>
      </w:r>
    </w:p>
    <w:p w14:paraId="795D8876" w14:textId="77777777" w:rsidR="00CF6AD1" w:rsidRPr="00CF6AD1" w:rsidRDefault="00CF6AD1" w:rsidP="00EA6474">
      <w:pPr>
        <w:numPr>
          <w:ilvl w:val="1"/>
          <w:numId w:val="11"/>
        </w:numPr>
        <w:rPr>
          <w:lang w:val="nb-NO"/>
        </w:rPr>
      </w:pPr>
      <w:r w:rsidRPr="00CF6AD1">
        <w:rPr>
          <w:i/>
          <w:iCs/>
          <w:lang w:val="en-US"/>
        </w:rPr>
        <w:t>«2, visual 1, blind 3»</w:t>
      </w:r>
    </w:p>
    <w:p w14:paraId="795D8877" w14:textId="77777777" w:rsidR="00CF6AD1" w:rsidRPr="008503F7" w:rsidRDefault="00CF6AD1" w:rsidP="00EA6474">
      <w:pPr>
        <w:numPr>
          <w:ilvl w:val="1"/>
          <w:numId w:val="11"/>
        </w:numPr>
        <w:rPr>
          <w:lang w:val="en-US"/>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visual. </w:t>
      </w:r>
    </w:p>
    <w:p w14:paraId="795D8878" w14:textId="77777777" w:rsidR="00CF6AD1" w:rsidRPr="008503F7" w:rsidRDefault="00CF6AD1" w:rsidP="00EA6474">
      <w:pPr>
        <w:numPr>
          <w:ilvl w:val="0"/>
          <w:numId w:val="11"/>
        </w:numPr>
        <w:rPr>
          <w:lang w:val="en-US"/>
        </w:rPr>
      </w:pPr>
      <w:r w:rsidRPr="00CF6AD1">
        <w:rPr>
          <w:b/>
          <w:bCs/>
          <w:lang w:val="en-US"/>
        </w:rPr>
        <w:t>Blind</w:t>
      </w:r>
      <w:r w:rsidRPr="00CF6AD1">
        <w:rPr>
          <w:lang w:val="en-US"/>
        </w:rPr>
        <w:t xml:space="preserve"> is called when you are not visual on another aircraft and </w:t>
      </w:r>
      <w:proofErr w:type="gramStart"/>
      <w:r w:rsidRPr="00CF6AD1">
        <w:rPr>
          <w:lang w:val="en-US"/>
        </w:rPr>
        <w:t>you</w:t>
      </w:r>
      <w:proofErr w:type="gramEnd"/>
      <w:r w:rsidRPr="00CF6AD1">
        <w:rPr>
          <w:lang w:val="en-US"/>
        </w:rPr>
        <w:t xml:space="preserve"> altitude and heading is added to the announcement;</w:t>
      </w:r>
    </w:p>
    <w:p w14:paraId="795D8879" w14:textId="77777777" w:rsidR="00CF6AD1" w:rsidRPr="008503F7" w:rsidRDefault="00CF6AD1" w:rsidP="00EA6474">
      <w:pPr>
        <w:numPr>
          <w:ilvl w:val="1"/>
          <w:numId w:val="11"/>
        </w:numPr>
        <w:rPr>
          <w:lang w:val="en-US"/>
        </w:rPr>
      </w:pPr>
      <w:r w:rsidRPr="00CF6AD1">
        <w:rPr>
          <w:i/>
          <w:iCs/>
          <w:lang w:val="en-US"/>
        </w:rPr>
        <w:t>«2, blind on Lead, 4100ft heading 020»</w:t>
      </w:r>
    </w:p>
    <w:p w14:paraId="795D887A" w14:textId="77777777" w:rsidR="00CF6AD1" w:rsidRPr="008503F7" w:rsidRDefault="00CF6AD1" w:rsidP="00EA6474">
      <w:pPr>
        <w:numPr>
          <w:ilvl w:val="1"/>
          <w:numId w:val="11"/>
        </w:numPr>
        <w:rPr>
          <w:lang w:val="en-US"/>
        </w:rPr>
      </w:pPr>
      <w:r w:rsidRPr="00CF6AD1">
        <w:rPr>
          <w:i/>
          <w:iCs/>
          <w:lang w:val="en-US"/>
        </w:rPr>
        <w:t>«2, blind on Lead, FL085 heading 190»</w:t>
      </w:r>
    </w:p>
    <w:p w14:paraId="795D887B" w14:textId="77777777" w:rsidR="00CF6AD1" w:rsidRPr="008503F7" w:rsidRDefault="00CF6AD1" w:rsidP="00EA6474">
      <w:pPr>
        <w:numPr>
          <w:ilvl w:val="1"/>
          <w:numId w:val="11"/>
        </w:numPr>
        <w:rPr>
          <w:lang w:val="en-US"/>
        </w:rPr>
      </w:pPr>
      <w:r w:rsidRPr="00CF6AD1">
        <w:rPr>
          <w:lang w:val="en-US"/>
        </w:rPr>
        <w:t xml:space="preserve">In case of a Blind call the other aircraft should reply immediately with status. If FL is </w:t>
      </w:r>
      <w:proofErr w:type="gramStart"/>
      <w:r w:rsidRPr="00CF6AD1">
        <w:rPr>
          <w:lang w:val="en-US"/>
        </w:rPr>
        <w:t>Visual</w:t>
      </w:r>
      <w:proofErr w:type="gramEnd"/>
      <w:r w:rsidRPr="00CF6AD1">
        <w:rPr>
          <w:lang w:val="en-US"/>
        </w:rPr>
        <w:t xml:space="preserve"> then de-confliction is still maintained. If </w:t>
      </w:r>
      <w:proofErr w:type="gramStart"/>
      <w:r w:rsidRPr="00CF6AD1">
        <w:rPr>
          <w:lang w:val="en-US"/>
        </w:rPr>
        <w:t>not</w:t>
      </w:r>
      <w:proofErr w:type="gramEnd"/>
      <w:r w:rsidRPr="00CF6AD1">
        <w:rPr>
          <w:lang w:val="en-US"/>
        </w:rPr>
        <w:t xml:space="preserve"> then you must recover to level or climbing flight immediately in order ensure de-confliction. </w:t>
      </w:r>
      <w:r w:rsidR="008A1E0C">
        <w:rPr>
          <w:lang w:val="en-US"/>
        </w:rPr>
        <w:t xml:space="preserve">If both flights are blind, FL will provide a deconfliction directive to ensure that the flight not crash into </w:t>
      </w:r>
      <w:proofErr w:type="spellStart"/>
      <w:r w:rsidR="008A1E0C">
        <w:rPr>
          <w:lang w:val="en-US"/>
        </w:rPr>
        <w:t>eachother</w:t>
      </w:r>
      <w:proofErr w:type="spellEnd"/>
      <w:r w:rsidR="008A1E0C">
        <w:rPr>
          <w:lang w:val="en-US"/>
        </w:rPr>
        <w:t xml:space="preserve">. Remember that it is your </w:t>
      </w:r>
      <w:r w:rsidR="00704724">
        <w:rPr>
          <w:lang w:val="en-US"/>
        </w:rPr>
        <w:t>responsibility as a wingman to not fly into leads aircraft.</w:t>
      </w:r>
    </w:p>
    <w:p w14:paraId="795D887C" w14:textId="77777777" w:rsidR="00CF6AD1" w:rsidRPr="008503F7" w:rsidRDefault="00CF6AD1" w:rsidP="00CF6AD1">
      <w:pPr>
        <w:rPr>
          <w:lang w:val="en-US"/>
        </w:rPr>
      </w:pPr>
    </w:p>
    <w:p w14:paraId="795D887D" w14:textId="77777777" w:rsidR="00CF6AD1" w:rsidRPr="008503F7" w:rsidRDefault="00CF6AD1" w:rsidP="00CF6AD1">
      <w:pPr>
        <w:rPr>
          <w:lang w:val="en-US"/>
        </w:rPr>
      </w:pPr>
      <w:r w:rsidRPr="00CF6AD1">
        <w:rPr>
          <w:lang w:val="en-US"/>
        </w:rPr>
        <w:lastRenderedPageBreak/>
        <w:t xml:space="preserve">For navigation there also some specific Brevity </w:t>
      </w:r>
      <w:proofErr w:type="gramStart"/>
      <w:r w:rsidRPr="00CF6AD1">
        <w:rPr>
          <w:lang w:val="en-US"/>
        </w:rPr>
        <w:t>used;</w:t>
      </w:r>
      <w:proofErr w:type="gramEnd"/>
    </w:p>
    <w:p w14:paraId="795D887E" w14:textId="77777777" w:rsidR="00CF6AD1" w:rsidRPr="008503F7" w:rsidRDefault="00CF6AD1" w:rsidP="00EA6474">
      <w:pPr>
        <w:numPr>
          <w:ilvl w:val="0"/>
          <w:numId w:val="12"/>
        </w:numPr>
        <w:rPr>
          <w:lang w:val="en-US"/>
        </w:rPr>
      </w:pPr>
      <w:r w:rsidRPr="00CF6AD1">
        <w:rPr>
          <w:b/>
          <w:bCs/>
          <w:lang w:val="en-US"/>
        </w:rPr>
        <w:t>Check left/right</w:t>
      </w:r>
      <w:r w:rsidRPr="00CF6AD1">
        <w:rPr>
          <w:lang w:val="en-US"/>
        </w:rPr>
        <w:t xml:space="preserve"> (heading), Turn in the direction given and maintain the new heading, </w:t>
      </w:r>
      <w:proofErr w:type="gramStart"/>
      <w:r w:rsidRPr="00CF6AD1">
        <w:rPr>
          <w:lang w:val="en-US"/>
        </w:rPr>
        <w:t>e.g.;</w:t>
      </w:r>
      <w:proofErr w:type="gramEnd"/>
    </w:p>
    <w:p w14:paraId="795D887F" w14:textId="77777777" w:rsidR="00CF6AD1" w:rsidRPr="008503F7" w:rsidRDefault="00CF6AD1" w:rsidP="00EA6474">
      <w:pPr>
        <w:numPr>
          <w:ilvl w:val="1"/>
          <w:numId w:val="12"/>
        </w:numPr>
        <w:rPr>
          <w:lang w:val="en-US"/>
        </w:rPr>
      </w:pPr>
      <w:r w:rsidRPr="00CF6AD1">
        <w:rPr>
          <w:i/>
          <w:iCs/>
          <w:lang w:val="en-US"/>
        </w:rPr>
        <w:t>«2, check left 90», meaning turn left 90 degree</w:t>
      </w:r>
    </w:p>
    <w:p w14:paraId="795D8880" w14:textId="77777777" w:rsidR="00CF6AD1" w:rsidRPr="008503F7" w:rsidRDefault="00CF6AD1" w:rsidP="00EA6474">
      <w:pPr>
        <w:numPr>
          <w:ilvl w:val="1"/>
          <w:numId w:val="12"/>
        </w:numPr>
        <w:rPr>
          <w:lang w:val="en-US"/>
        </w:rPr>
      </w:pPr>
      <w:r w:rsidRPr="00CF6AD1">
        <w:rPr>
          <w:i/>
          <w:iCs/>
          <w:lang w:val="en-US"/>
        </w:rPr>
        <w:t>«2, check right heading 180», meaning turn right until heading 180</w:t>
      </w:r>
    </w:p>
    <w:p w14:paraId="795D8881" w14:textId="77777777" w:rsidR="00CF6AD1" w:rsidRPr="008503F7" w:rsidRDefault="00CF6AD1" w:rsidP="00EA6474">
      <w:pPr>
        <w:numPr>
          <w:ilvl w:val="0"/>
          <w:numId w:val="12"/>
        </w:numPr>
        <w:rPr>
          <w:lang w:val="en-US"/>
        </w:rPr>
      </w:pPr>
      <w:r w:rsidRPr="00CF6AD1">
        <w:rPr>
          <w:b/>
          <w:bCs/>
          <w:lang w:val="en-US"/>
        </w:rPr>
        <w:t>Established</w:t>
      </w:r>
      <w:r w:rsidRPr="00CF6AD1">
        <w:rPr>
          <w:lang w:val="en-US"/>
        </w:rPr>
        <w:t xml:space="preserve"> means that you are now currently at the specified altitude, heading, location </w:t>
      </w:r>
      <w:proofErr w:type="gramStart"/>
      <w:r w:rsidRPr="00CF6AD1">
        <w:rPr>
          <w:lang w:val="en-US"/>
        </w:rPr>
        <w:t>etc.;</w:t>
      </w:r>
      <w:proofErr w:type="gramEnd"/>
    </w:p>
    <w:p w14:paraId="795D8882" w14:textId="77777777" w:rsidR="00CF6AD1" w:rsidRPr="00CF6AD1" w:rsidRDefault="00CF6AD1" w:rsidP="00EA6474">
      <w:pPr>
        <w:numPr>
          <w:ilvl w:val="1"/>
          <w:numId w:val="12"/>
        </w:numPr>
        <w:rPr>
          <w:lang w:val="nb-NO"/>
        </w:rPr>
      </w:pPr>
      <w:r w:rsidRPr="00CF6AD1">
        <w:rPr>
          <w:i/>
          <w:iCs/>
          <w:lang w:val="en-US"/>
        </w:rPr>
        <w:t>«2, established heading 020»</w:t>
      </w:r>
    </w:p>
    <w:p w14:paraId="795D8883" w14:textId="77777777" w:rsidR="00CF6AD1" w:rsidRPr="008503F7" w:rsidRDefault="00CF6AD1" w:rsidP="00EA6474">
      <w:pPr>
        <w:numPr>
          <w:ilvl w:val="0"/>
          <w:numId w:val="12"/>
        </w:numPr>
        <w:rPr>
          <w:lang w:val="en-US"/>
        </w:rPr>
      </w:pPr>
      <w:r w:rsidRPr="00CF6AD1">
        <w:rPr>
          <w:b/>
          <w:bCs/>
          <w:lang w:val="en-US"/>
        </w:rPr>
        <w:t>Saddled</w:t>
      </w:r>
      <w:r w:rsidRPr="00CF6AD1">
        <w:rPr>
          <w:lang w:val="en-US"/>
        </w:rPr>
        <w:t xml:space="preserve"> means you are in formation, where FL wanted you to be</w:t>
      </w:r>
    </w:p>
    <w:p w14:paraId="795D8884" w14:textId="77777777" w:rsidR="00CF6AD1" w:rsidRPr="00CF6AD1" w:rsidRDefault="00CF6AD1" w:rsidP="00EA6474">
      <w:pPr>
        <w:numPr>
          <w:ilvl w:val="1"/>
          <w:numId w:val="12"/>
        </w:numPr>
        <w:rPr>
          <w:lang w:val="nb-NO"/>
        </w:rPr>
      </w:pPr>
      <w:r w:rsidRPr="00CF6AD1">
        <w:rPr>
          <w:lang w:val="en-US"/>
        </w:rPr>
        <w:t>«2, saddled left»</w:t>
      </w:r>
    </w:p>
    <w:p w14:paraId="795D8885" w14:textId="77777777" w:rsidR="00CF6AD1" w:rsidRPr="008503F7" w:rsidRDefault="00CF6AD1" w:rsidP="00EA6474">
      <w:pPr>
        <w:numPr>
          <w:ilvl w:val="0"/>
          <w:numId w:val="12"/>
        </w:numPr>
        <w:rPr>
          <w:lang w:val="en-US"/>
        </w:rPr>
      </w:pPr>
      <w:r w:rsidRPr="00CF6AD1">
        <w:rPr>
          <w:b/>
          <w:bCs/>
          <w:lang w:val="en-US"/>
        </w:rPr>
        <w:t>Pad-locked</w:t>
      </w:r>
      <w:r w:rsidRPr="00CF6AD1">
        <w:rPr>
          <w:lang w:val="en-US"/>
        </w:rPr>
        <w:t xml:space="preserve"> means you are keeping your eyes on FL, mirroring his move and keeping formation. FL is now free to maneuver without calling out position changes.</w:t>
      </w:r>
    </w:p>
    <w:p w14:paraId="795D8886" w14:textId="77777777" w:rsidR="00CF6AD1" w:rsidRPr="00CF6AD1" w:rsidRDefault="00CF6AD1" w:rsidP="00EA6474">
      <w:pPr>
        <w:numPr>
          <w:ilvl w:val="1"/>
          <w:numId w:val="12"/>
        </w:numPr>
        <w:rPr>
          <w:lang w:val="nb-NO"/>
        </w:rPr>
      </w:pPr>
      <w:r w:rsidRPr="00CF6AD1">
        <w:rPr>
          <w:i/>
          <w:iCs/>
          <w:lang w:val="en-US"/>
        </w:rPr>
        <w:t>«2, pad-locked»</w:t>
      </w:r>
    </w:p>
    <w:p w14:paraId="795D8887" w14:textId="77777777" w:rsidR="00CF6AD1" w:rsidRPr="00CF6AD1" w:rsidRDefault="00CF6AD1" w:rsidP="00EA6474">
      <w:pPr>
        <w:numPr>
          <w:ilvl w:val="1"/>
          <w:numId w:val="12"/>
        </w:numPr>
        <w:rPr>
          <w:lang w:val="nb-NO"/>
        </w:rPr>
      </w:pPr>
      <w:r w:rsidRPr="00CF6AD1">
        <w:rPr>
          <w:b/>
          <w:bCs/>
          <w:lang w:val="en-US"/>
        </w:rPr>
        <w:t xml:space="preserve">If you are pad-locked, and FL requests you to do a task you deem unable to do without taking your eyes </w:t>
      </w:r>
      <w:proofErr w:type="gramStart"/>
      <w:r w:rsidRPr="00CF6AD1">
        <w:rPr>
          <w:b/>
          <w:bCs/>
          <w:lang w:val="en-US"/>
        </w:rPr>
        <w:t>off of</w:t>
      </w:r>
      <w:proofErr w:type="gramEnd"/>
      <w:r w:rsidRPr="00CF6AD1">
        <w:rPr>
          <w:b/>
          <w:bCs/>
          <w:lang w:val="en-US"/>
        </w:rPr>
        <w:t xml:space="preserve"> him – you MUST report. DO NOT TAKE YOUR EYES OF LEAD!</w:t>
      </w:r>
    </w:p>
    <w:p w14:paraId="795D8888" w14:textId="77777777" w:rsidR="00CF6AD1" w:rsidRPr="00CF6AD1" w:rsidRDefault="00CF6AD1" w:rsidP="00EA6474">
      <w:pPr>
        <w:numPr>
          <w:ilvl w:val="1"/>
          <w:numId w:val="12"/>
        </w:numPr>
        <w:rPr>
          <w:lang w:val="nb-NO"/>
        </w:rPr>
      </w:pPr>
      <w:r w:rsidRPr="00CF6AD1">
        <w:rPr>
          <w:i/>
          <w:iCs/>
          <w:lang w:val="en-US"/>
        </w:rPr>
        <w:t>«2, unable - pad-locked»</w:t>
      </w:r>
    </w:p>
    <w:p w14:paraId="795D8889" w14:textId="77777777" w:rsidR="00CF6AD1" w:rsidRPr="00CF6AD1" w:rsidRDefault="00CF6AD1" w:rsidP="00EA6474">
      <w:pPr>
        <w:numPr>
          <w:ilvl w:val="1"/>
          <w:numId w:val="12"/>
        </w:numPr>
        <w:rPr>
          <w:lang w:val="nb-NO"/>
        </w:rPr>
      </w:pPr>
      <w:r w:rsidRPr="00CF6AD1">
        <w:rPr>
          <w:i/>
          <w:iCs/>
          <w:lang w:val="en-US"/>
        </w:rPr>
        <w:t xml:space="preserve">«1 </w:t>
      </w:r>
      <w:proofErr w:type="gramStart"/>
      <w:r w:rsidRPr="00CF6AD1">
        <w:rPr>
          <w:i/>
          <w:iCs/>
          <w:lang w:val="en-US"/>
        </w:rPr>
        <w:t>copies</w:t>
      </w:r>
      <w:proofErr w:type="gramEnd"/>
      <w:r w:rsidRPr="00CF6AD1">
        <w:rPr>
          <w:i/>
          <w:iCs/>
          <w:lang w:val="en-US"/>
        </w:rPr>
        <w:t xml:space="preserve"> – Kick out»</w:t>
      </w:r>
    </w:p>
    <w:p w14:paraId="795D888A" w14:textId="77777777" w:rsidR="00CF6AD1" w:rsidRPr="008503F7" w:rsidRDefault="00CF6AD1" w:rsidP="00EA6474">
      <w:pPr>
        <w:numPr>
          <w:ilvl w:val="0"/>
          <w:numId w:val="12"/>
        </w:numPr>
        <w:rPr>
          <w:lang w:val="en-US"/>
        </w:rPr>
      </w:pPr>
      <w:r w:rsidRPr="00CF6AD1">
        <w:rPr>
          <w:b/>
          <w:bCs/>
          <w:lang w:val="en-US"/>
        </w:rPr>
        <w:t xml:space="preserve">Kick Out </w:t>
      </w:r>
      <w:r w:rsidRPr="00CF6AD1">
        <w:rPr>
          <w:lang w:val="en-US"/>
        </w:rPr>
        <w:t>is an instruction to put some space between you and FL</w:t>
      </w:r>
    </w:p>
    <w:p w14:paraId="795D888B" w14:textId="77777777" w:rsidR="00CF6AD1" w:rsidRPr="008503F7" w:rsidRDefault="00CF6AD1" w:rsidP="00EA6474">
      <w:pPr>
        <w:numPr>
          <w:ilvl w:val="1"/>
          <w:numId w:val="12"/>
        </w:numPr>
        <w:rPr>
          <w:lang w:val="en-US"/>
        </w:rPr>
      </w:pPr>
      <w:r w:rsidRPr="00CF6AD1">
        <w:rPr>
          <w:i/>
          <w:iCs/>
          <w:lang w:val="en-US"/>
        </w:rPr>
        <w:t>«Kick out 1 nautical mile, tactical spread»</w:t>
      </w:r>
    </w:p>
    <w:p w14:paraId="795D888C" w14:textId="77777777" w:rsidR="00CF6AD1" w:rsidRPr="00CF6AD1" w:rsidRDefault="00CF6AD1" w:rsidP="00EA6474">
      <w:pPr>
        <w:numPr>
          <w:ilvl w:val="1"/>
          <w:numId w:val="12"/>
        </w:numPr>
        <w:rPr>
          <w:lang w:val="nb-NO"/>
        </w:rPr>
      </w:pPr>
      <w:r w:rsidRPr="00CF6AD1">
        <w:rPr>
          <w:i/>
          <w:iCs/>
          <w:lang w:val="en-US"/>
        </w:rPr>
        <w:t xml:space="preserve">«2» </w:t>
      </w:r>
    </w:p>
    <w:p w14:paraId="795D888D" w14:textId="77777777" w:rsidR="00CF6AD1" w:rsidRDefault="00CF6AD1" w:rsidP="00CF6AD1">
      <w:pPr>
        <w:rPr>
          <w:lang w:val="nb-NO"/>
        </w:rPr>
      </w:pPr>
    </w:p>
    <w:p w14:paraId="795D888E" w14:textId="77777777" w:rsidR="005F3E6D" w:rsidRDefault="005F3E6D" w:rsidP="00CF6AD1">
      <w:pPr>
        <w:rPr>
          <w:lang w:val="nb-NO"/>
        </w:rPr>
      </w:pPr>
    </w:p>
    <w:p w14:paraId="795D888F" w14:textId="77777777" w:rsidR="005F3E6D" w:rsidRPr="005F3E6D" w:rsidRDefault="005F3E6D" w:rsidP="005F3E6D">
      <w:pPr>
        <w:rPr>
          <w:b/>
          <w:lang w:val="nb-NO"/>
        </w:rPr>
      </w:pPr>
      <w:r w:rsidRPr="005F3E6D">
        <w:rPr>
          <w:b/>
          <w:lang w:val="nb-NO"/>
        </w:rPr>
        <w:t>EXAMPLE MISSION</w:t>
      </w:r>
    </w:p>
    <w:p w14:paraId="795D8890" w14:textId="77777777"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w:t>
      </w:r>
      <w:proofErr w:type="gramStart"/>
      <w:r>
        <w:rPr>
          <w:lang w:val="en-US"/>
        </w:rPr>
        <w:t>Cs :</w:t>
      </w:r>
      <w:proofErr w:type="gramEnd"/>
    </w:p>
    <w:p w14:paraId="795D8891" w14:textId="77777777" w:rsidR="005F3E6D" w:rsidRDefault="005F3E6D" w:rsidP="005F3E6D">
      <w:pPr>
        <w:rPr>
          <w:lang w:val="en-US"/>
        </w:rPr>
      </w:pPr>
      <w:r w:rsidRPr="00CF6AD1">
        <w:rPr>
          <w:lang w:val="en-US"/>
        </w:rPr>
        <w:t>JEDI8-1 (Flight-</w:t>
      </w:r>
      <w:r>
        <w:rPr>
          <w:lang w:val="en-US"/>
        </w:rPr>
        <w:t>L</w:t>
      </w:r>
      <w:r w:rsidRPr="00CF6AD1">
        <w:rPr>
          <w:lang w:val="en-US"/>
        </w:rPr>
        <w:t>ead) and JEDI8-2 (Wingman)</w:t>
      </w:r>
    </w:p>
    <w:p w14:paraId="795D8892" w14:textId="77777777" w:rsidR="005F3E6D" w:rsidRDefault="005F3E6D" w:rsidP="005F3E6D">
      <w:pPr>
        <w:rPr>
          <w:lang w:val="en-US"/>
        </w:rPr>
      </w:pPr>
    </w:p>
    <w:p w14:paraId="795D8893" w14:textId="77777777" w:rsidR="005F3E6D" w:rsidRPr="008503F7" w:rsidRDefault="005F3E6D" w:rsidP="005F3E6D">
      <w:pPr>
        <w:rPr>
          <w:lang w:val="en-US"/>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14:paraId="795D8894" w14:textId="77777777" w:rsidR="005F3E6D" w:rsidRPr="00CF6AD1" w:rsidRDefault="005F3E6D" w:rsidP="00EA6474">
      <w:pPr>
        <w:numPr>
          <w:ilvl w:val="0"/>
          <w:numId w:val="10"/>
        </w:numPr>
        <w:rPr>
          <w:lang w:val="nb-NO"/>
        </w:rPr>
      </w:pPr>
      <w:r w:rsidRPr="00CF6AD1">
        <w:rPr>
          <w:lang w:val="en-US"/>
        </w:rPr>
        <w:t xml:space="preserve">Communication starts with </w:t>
      </w:r>
    </w:p>
    <w:p w14:paraId="795D8895" w14:textId="77777777" w:rsidR="005F3E6D" w:rsidRPr="008503F7" w:rsidRDefault="005F3E6D" w:rsidP="00EA6474">
      <w:pPr>
        <w:numPr>
          <w:ilvl w:val="1"/>
          <w:numId w:val="10"/>
        </w:numPr>
        <w:rPr>
          <w:lang w:val="en-US"/>
        </w:rPr>
      </w:pPr>
      <w:proofErr w:type="gramStart"/>
      <w:r w:rsidRPr="00CF6AD1">
        <w:rPr>
          <w:i/>
          <w:iCs/>
          <w:lang w:val="en-US"/>
        </w:rPr>
        <w:t>«[</w:t>
      </w:r>
      <w:proofErr w:type="gramEnd"/>
      <w:r w:rsidRPr="00CF6AD1">
        <w:rPr>
          <w:i/>
          <w:iCs/>
          <w:lang w:val="en-US"/>
        </w:rPr>
        <w:t>Station Call-sign], [Caller Call-sign] &lt;message&gt;»</w:t>
      </w:r>
    </w:p>
    <w:p w14:paraId="795D8896" w14:textId="77777777" w:rsidR="005F3E6D" w:rsidRPr="00CF6AD1" w:rsidRDefault="005F3E6D" w:rsidP="00EA6474">
      <w:pPr>
        <w:numPr>
          <w:ilvl w:val="0"/>
          <w:numId w:val="10"/>
        </w:numPr>
        <w:rPr>
          <w:lang w:val="nb-NO"/>
        </w:rPr>
      </w:pPr>
      <w:r w:rsidRPr="00CF6AD1">
        <w:rPr>
          <w:lang w:val="en-US"/>
        </w:rPr>
        <w:t xml:space="preserve">The receiving station replies with </w:t>
      </w:r>
    </w:p>
    <w:p w14:paraId="795D8897" w14:textId="77777777" w:rsidR="005F3E6D" w:rsidRPr="008503F7" w:rsidRDefault="005F3E6D" w:rsidP="00EA6474">
      <w:pPr>
        <w:numPr>
          <w:ilvl w:val="1"/>
          <w:numId w:val="10"/>
        </w:numPr>
        <w:rPr>
          <w:lang w:val="en-US"/>
        </w:rPr>
      </w:pPr>
      <w:r w:rsidRPr="00CF6AD1">
        <w:rPr>
          <w:i/>
          <w:iCs/>
          <w:lang w:val="en-US"/>
        </w:rPr>
        <w:t>«[Caller], [Station] &lt;message, clearance or instructions&gt;»</w:t>
      </w:r>
    </w:p>
    <w:p w14:paraId="795D8898" w14:textId="77777777" w:rsidR="005F3E6D" w:rsidRPr="008503F7" w:rsidRDefault="005F3E6D" w:rsidP="00EA6474">
      <w:pPr>
        <w:numPr>
          <w:ilvl w:val="0"/>
          <w:numId w:val="10"/>
        </w:numPr>
        <w:rPr>
          <w:lang w:val="en-US"/>
        </w:rPr>
      </w:pPr>
      <w:r w:rsidRPr="00CF6AD1">
        <w:rPr>
          <w:lang w:val="en-US"/>
        </w:rPr>
        <w:t>The conversation (usually) ends with the caller acknowledging or reading back what was transmitted</w:t>
      </w:r>
    </w:p>
    <w:p w14:paraId="795D8899" w14:textId="77777777" w:rsidR="005F3E6D" w:rsidRPr="008503F7" w:rsidRDefault="005F3E6D" w:rsidP="00EA6474">
      <w:pPr>
        <w:numPr>
          <w:ilvl w:val="1"/>
          <w:numId w:val="10"/>
        </w:numPr>
        <w:rPr>
          <w:lang w:val="en-US"/>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14:paraId="795D889A" w14:textId="77777777" w:rsidR="005F3E6D" w:rsidRPr="008503F7" w:rsidRDefault="005F3E6D" w:rsidP="00CF6AD1">
      <w:pPr>
        <w:rPr>
          <w:lang w:val="en-US"/>
        </w:rPr>
      </w:pPr>
    </w:p>
    <w:p w14:paraId="795D889B" w14:textId="77777777" w:rsidR="00CF6AD1" w:rsidRPr="008503F7" w:rsidRDefault="00CF6AD1" w:rsidP="00CF6AD1">
      <w:pPr>
        <w:rPr>
          <w:lang w:val="en-US"/>
        </w:rPr>
      </w:pPr>
    </w:p>
    <w:p w14:paraId="795D889C" w14:textId="77777777"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14:paraId="795D889D" w14:textId="77777777" w:rsidR="00CF6AD1" w:rsidRPr="008503F7" w:rsidRDefault="00CF6AD1" w:rsidP="00EA6474">
      <w:pPr>
        <w:numPr>
          <w:ilvl w:val="0"/>
          <w:numId w:val="13"/>
        </w:numPr>
        <w:rPr>
          <w:lang w:val="en-US"/>
        </w:rPr>
      </w:pPr>
      <w:r w:rsidRPr="00CF6AD1">
        <w:rPr>
          <w:lang w:val="en-US"/>
        </w:rPr>
        <w:t xml:space="preserve">Check-in with Flight-Lead (FL) on </w:t>
      </w:r>
      <w:r w:rsidR="005F3E6D">
        <w:rPr>
          <w:lang w:val="en-US"/>
        </w:rPr>
        <w:t>UHF (COM1)</w:t>
      </w:r>
      <w:r w:rsidRPr="00CF6AD1">
        <w:rPr>
          <w:lang w:val="en-US"/>
        </w:rPr>
        <w:t xml:space="preserve"> after powering the aircraft: </w:t>
      </w:r>
    </w:p>
    <w:p w14:paraId="795D889E" w14:textId="77777777" w:rsidR="00CF6AD1" w:rsidRPr="008503F7" w:rsidRDefault="00492F5A" w:rsidP="00EA6474">
      <w:pPr>
        <w:numPr>
          <w:ilvl w:val="1"/>
          <w:numId w:val="13"/>
        </w:numPr>
        <w:rPr>
          <w:lang w:val="en-US"/>
        </w:rPr>
      </w:pPr>
      <w:r>
        <w:rPr>
          <w:i/>
          <w:iCs/>
          <w:lang w:val="en-US"/>
        </w:rPr>
        <w:t xml:space="preserve">WM: </w:t>
      </w:r>
      <w:proofErr w:type="gramStart"/>
      <w:r w:rsidR="00CF6AD1" w:rsidRPr="00CF6AD1">
        <w:rPr>
          <w:i/>
          <w:iCs/>
          <w:lang w:val="en-US"/>
        </w:rPr>
        <w:t>“</w:t>
      </w:r>
      <w:r>
        <w:rPr>
          <w:i/>
          <w:iCs/>
          <w:lang w:val="en-US"/>
        </w:rPr>
        <w:t xml:space="preserve"> 1</w:t>
      </w:r>
      <w:proofErr w:type="gramEnd"/>
      <w:r>
        <w:rPr>
          <w:i/>
          <w:iCs/>
          <w:lang w:val="en-US"/>
        </w:rPr>
        <w:t>, this is 2</w:t>
      </w:r>
      <w:r w:rsidR="00CF6AD1" w:rsidRPr="00CF6AD1">
        <w:rPr>
          <w:i/>
          <w:iCs/>
          <w:lang w:val="en-US"/>
        </w:rPr>
        <w:t xml:space="preserve">, </w:t>
      </w:r>
      <w:r>
        <w:rPr>
          <w:i/>
          <w:iCs/>
          <w:lang w:val="en-US"/>
        </w:rPr>
        <w:t>checking in internal Uniform</w:t>
      </w:r>
      <w:r w:rsidR="00CF6AD1" w:rsidRPr="00CF6AD1">
        <w:rPr>
          <w:i/>
          <w:iCs/>
          <w:lang w:val="en-US"/>
        </w:rPr>
        <w:t>”</w:t>
      </w:r>
    </w:p>
    <w:p w14:paraId="795D889F" w14:textId="77777777"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14:paraId="795D88A0" w14:textId="77777777" w:rsidR="00CF6AD1" w:rsidRPr="008503F7" w:rsidRDefault="00CF6AD1" w:rsidP="00EA6474">
      <w:pPr>
        <w:numPr>
          <w:ilvl w:val="0"/>
          <w:numId w:val="13"/>
        </w:numPr>
        <w:rPr>
          <w:lang w:val="en-US"/>
        </w:rPr>
      </w:pPr>
      <w:r w:rsidRPr="00CF6AD1">
        <w:rPr>
          <w:lang w:val="en-US"/>
        </w:rPr>
        <w:t>FL might perform a full flight check:</w:t>
      </w:r>
    </w:p>
    <w:p w14:paraId="795D88A1" w14:textId="77777777"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14:paraId="795D88A2" w14:textId="77777777" w:rsidR="00CF6AD1" w:rsidRPr="0026445C" w:rsidRDefault="00CF6AD1" w:rsidP="00EA6474">
      <w:pPr>
        <w:numPr>
          <w:ilvl w:val="1"/>
          <w:numId w:val="13"/>
        </w:numPr>
        <w:rPr>
          <w:lang w:val="nb-NO"/>
        </w:rPr>
      </w:pPr>
      <w:r w:rsidRPr="00CF6AD1">
        <w:rPr>
          <w:i/>
          <w:iCs/>
          <w:lang w:val="en-US"/>
        </w:rPr>
        <w:t>“2”</w:t>
      </w:r>
    </w:p>
    <w:p w14:paraId="795D88A3" w14:textId="77777777" w:rsidR="0026445C" w:rsidRPr="00A45870" w:rsidRDefault="0026445C" w:rsidP="0026445C">
      <w:pPr>
        <w:rPr>
          <w:b/>
          <w:iCs/>
          <w:lang w:val="en-US"/>
        </w:rPr>
      </w:pPr>
      <w:r w:rsidRPr="00A45870">
        <w:rPr>
          <w:b/>
          <w:iCs/>
          <w:lang w:val="en-US"/>
        </w:rPr>
        <w:t>ATIS</w:t>
      </w:r>
    </w:p>
    <w:p w14:paraId="795D88A4" w14:textId="77777777" w:rsidR="0026445C" w:rsidRPr="008503F7" w:rsidRDefault="00492F5A" w:rsidP="00EA6474">
      <w:pPr>
        <w:pStyle w:val="ListParagraph"/>
        <w:numPr>
          <w:ilvl w:val="0"/>
          <w:numId w:val="29"/>
        </w:numPr>
        <w:rPr>
          <w:lang w:val="en-US"/>
        </w:rPr>
      </w:pPr>
      <w:r w:rsidRPr="008503F7">
        <w:rPr>
          <w:lang w:val="en-US"/>
        </w:rPr>
        <w:t xml:space="preserve">Check-in on ATIS </w:t>
      </w:r>
      <w:r w:rsidR="005348F1" w:rsidRPr="008503F7">
        <w:rPr>
          <w:lang w:val="en-US"/>
        </w:rPr>
        <w:t>frequency</w:t>
      </w:r>
      <w:r w:rsidRPr="008503F7">
        <w:rPr>
          <w:lang w:val="en-US"/>
        </w:rPr>
        <w:t xml:space="preserve"> to get latest weather and active runway. This is </w:t>
      </w:r>
      <w:proofErr w:type="spellStart"/>
      <w:r w:rsidRPr="008503F7">
        <w:rPr>
          <w:lang w:val="en-US"/>
        </w:rPr>
        <w:t>a</w:t>
      </w:r>
      <w:proofErr w:type="spellEnd"/>
      <w:r w:rsidRPr="008503F7">
        <w:rPr>
          <w:lang w:val="en-US"/>
        </w:rPr>
        <w:t xml:space="preserve"> automated broadcast, so you do not need to say anything, just listen to </w:t>
      </w:r>
      <w:proofErr w:type="gramStart"/>
      <w:r w:rsidRPr="008503F7">
        <w:rPr>
          <w:lang w:val="en-US"/>
        </w:rPr>
        <w:t xml:space="preserve">the </w:t>
      </w:r>
      <w:r w:rsidR="000759D5" w:rsidRPr="008503F7">
        <w:rPr>
          <w:lang w:val="en-US"/>
        </w:rPr>
        <w:t xml:space="preserve"> </w:t>
      </w:r>
      <w:proofErr w:type="spellStart"/>
      <w:r w:rsidR="000759D5" w:rsidRPr="008503F7">
        <w:rPr>
          <w:lang w:val="en-US"/>
        </w:rPr>
        <w:t>messagebeeing</w:t>
      </w:r>
      <w:proofErr w:type="spellEnd"/>
      <w:proofErr w:type="gramEnd"/>
      <w:r w:rsidR="000759D5" w:rsidRPr="008503F7">
        <w:rPr>
          <w:lang w:val="en-US"/>
        </w:rPr>
        <w:t xml:space="preserve"> transmitted.</w:t>
      </w:r>
    </w:p>
    <w:p w14:paraId="795D88A5" w14:textId="77777777" w:rsidR="00CF6AD1" w:rsidRPr="008503F7" w:rsidRDefault="00CF6AD1" w:rsidP="00CF6AD1">
      <w:pPr>
        <w:rPr>
          <w:lang w:val="en-US"/>
        </w:rPr>
      </w:pPr>
    </w:p>
    <w:p w14:paraId="795D88A6" w14:textId="77777777" w:rsidR="00A45870" w:rsidRPr="008503F7" w:rsidRDefault="00A45870" w:rsidP="00CF6AD1">
      <w:pPr>
        <w:rPr>
          <w:b/>
          <w:lang w:val="en-US"/>
        </w:rPr>
      </w:pPr>
      <w:r w:rsidRPr="008503F7">
        <w:rPr>
          <w:b/>
          <w:lang w:val="en-US"/>
        </w:rPr>
        <w:t>Alpha check / ready to start engines</w:t>
      </w:r>
    </w:p>
    <w:p w14:paraId="795D88A7" w14:textId="77777777" w:rsidR="00A45870" w:rsidRPr="008503F7" w:rsidRDefault="00A45870" w:rsidP="00EA6474">
      <w:pPr>
        <w:pStyle w:val="ListParagraph"/>
        <w:numPr>
          <w:ilvl w:val="0"/>
          <w:numId w:val="29"/>
        </w:numPr>
        <w:rPr>
          <w:lang w:val="en-US"/>
        </w:rPr>
      </w:pPr>
      <w:r w:rsidRPr="008503F7">
        <w:rPr>
          <w:lang w:val="en-US"/>
        </w:rPr>
        <w:t>Once you have completed the startup and are ready to do an alpha check, and start your engines you report to FL on internal frequency:</w:t>
      </w:r>
    </w:p>
    <w:p w14:paraId="795D88A8" w14:textId="77777777" w:rsidR="00A45870" w:rsidRDefault="00A45870" w:rsidP="00EA6474">
      <w:pPr>
        <w:pStyle w:val="ListParagraph"/>
        <w:numPr>
          <w:ilvl w:val="0"/>
          <w:numId w:val="4"/>
        </w:numPr>
        <w:rPr>
          <w:lang w:val="nb-NO"/>
        </w:rPr>
      </w:pPr>
      <w:r w:rsidRPr="005348F1">
        <w:rPr>
          <w:b/>
          <w:lang w:val="nb-NO"/>
        </w:rPr>
        <w:lastRenderedPageBreak/>
        <w:t>WM:</w:t>
      </w:r>
      <w:r w:rsidRPr="005348F1">
        <w:rPr>
          <w:i/>
          <w:lang w:val="nb-NO"/>
        </w:rPr>
        <w:t>”2, ready alpha check”</w:t>
      </w:r>
    </w:p>
    <w:p w14:paraId="795D88A9" w14:textId="77777777" w:rsidR="00A45870" w:rsidRDefault="00A45870" w:rsidP="00EA6474">
      <w:pPr>
        <w:pStyle w:val="ListParagraph"/>
        <w:numPr>
          <w:ilvl w:val="0"/>
          <w:numId w:val="4"/>
        </w:numPr>
        <w:rPr>
          <w:lang w:val="nb-NO"/>
        </w:rPr>
      </w:pPr>
      <w:r w:rsidRPr="005348F1">
        <w:rPr>
          <w:b/>
          <w:lang w:val="nb-NO"/>
        </w:rPr>
        <w:t>FL:</w:t>
      </w:r>
      <w:r w:rsidRPr="005348F1">
        <w:rPr>
          <w:i/>
          <w:lang w:val="nb-NO"/>
        </w:rPr>
        <w:t>”1, copy, Waypoint 1, 250 for 35”</w:t>
      </w:r>
    </w:p>
    <w:p w14:paraId="795D88AA" w14:textId="77777777" w:rsidR="00A45870" w:rsidRPr="008503F7" w:rsidRDefault="00A45870" w:rsidP="00EA6474">
      <w:pPr>
        <w:pStyle w:val="ListParagraph"/>
        <w:numPr>
          <w:ilvl w:val="0"/>
          <w:numId w:val="4"/>
        </w:numPr>
        <w:rPr>
          <w:lang w:val="en-US"/>
        </w:rPr>
      </w:pPr>
      <w:r w:rsidRPr="005348F1">
        <w:rPr>
          <w:b/>
        </w:rPr>
        <w:t>WM:</w:t>
      </w:r>
      <w:r w:rsidRPr="005348F1">
        <w:rPr>
          <w:i/>
        </w:rPr>
        <w:t xml:space="preserve">”2” or ”2, error” </w:t>
      </w:r>
      <w:r w:rsidRPr="00A45870">
        <w:t xml:space="preserve">(error if you do not </w:t>
      </w:r>
      <w:proofErr w:type="spellStart"/>
      <w:r w:rsidRPr="00A45870">
        <w:t>gethe</w:t>
      </w:r>
      <w:proofErr w:type="spellEnd"/>
      <w:r w:rsidRPr="00A45870">
        <w:t xml:space="preserve"> same as FL, check and after the alpha check</w:t>
      </w:r>
      <w:r w:rsidRPr="008503F7">
        <w:rPr>
          <w:lang w:val="en-US"/>
        </w:rPr>
        <w:t>)</w:t>
      </w:r>
    </w:p>
    <w:p w14:paraId="795D88AB" w14:textId="77777777" w:rsidR="00A45870" w:rsidRDefault="00A45870" w:rsidP="00EA6474">
      <w:pPr>
        <w:pStyle w:val="ListParagraph"/>
        <w:numPr>
          <w:ilvl w:val="0"/>
          <w:numId w:val="4"/>
        </w:numPr>
        <w:rPr>
          <w:lang w:val="nb-NO"/>
        </w:rPr>
      </w:pPr>
      <w:r w:rsidRPr="005348F1">
        <w:rPr>
          <w:b/>
          <w:lang w:val="nb-NO"/>
        </w:rPr>
        <w:t>FL</w:t>
      </w:r>
      <w:r w:rsidR="005348F1" w:rsidRPr="005348F1">
        <w:rPr>
          <w:b/>
          <w:lang w:val="nb-NO"/>
        </w:rPr>
        <w:t>:</w:t>
      </w:r>
      <w:r w:rsidRPr="005348F1">
        <w:rPr>
          <w:i/>
          <w:lang w:val="nb-NO"/>
        </w:rPr>
        <w:t>”Waypoint 2, 300 for 70”</w:t>
      </w:r>
    </w:p>
    <w:p w14:paraId="795D88AC" w14:textId="77777777" w:rsidR="00A45870" w:rsidRDefault="00A45870" w:rsidP="00EA6474">
      <w:pPr>
        <w:pStyle w:val="ListParagraph"/>
        <w:numPr>
          <w:ilvl w:val="0"/>
          <w:numId w:val="4"/>
        </w:numPr>
        <w:rPr>
          <w:lang w:val="nb-NO"/>
        </w:rPr>
      </w:pPr>
      <w:r w:rsidRPr="005348F1">
        <w:rPr>
          <w:b/>
          <w:lang w:val="nb-NO"/>
        </w:rPr>
        <w:t>WM:</w:t>
      </w:r>
      <w:r w:rsidRPr="005348F1">
        <w:rPr>
          <w:i/>
          <w:lang w:val="nb-NO"/>
        </w:rPr>
        <w:t>”2”</w:t>
      </w:r>
    </w:p>
    <w:p w14:paraId="795D88AD" w14:textId="77777777" w:rsidR="00DC3098" w:rsidRPr="008503F7" w:rsidRDefault="00DC3098" w:rsidP="00EA6474">
      <w:pPr>
        <w:pStyle w:val="ListParagraph"/>
        <w:numPr>
          <w:ilvl w:val="0"/>
          <w:numId w:val="4"/>
        </w:numPr>
        <w:rPr>
          <w:lang w:val="en-US"/>
        </w:rPr>
      </w:pPr>
      <w:r w:rsidRPr="008503F7">
        <w:rPr>
          <w:b/>
          <w:lang w:val="en-US"/>
        </w:rPr>
        <w:t>FL</w:t>
      </w:r>
      <w:proofErr w:type="gramStart"/>
      <w:r w:rsidRPr="008503F7">
        <w:rPr>
          <w:b/>
          <w:lang w:val="en-US"/>
        </w:rPr>
        <w:t>:</w:t>
      </w:r>
      <w:r w:rsidRPr="008503F7">
        <w:rPr>
          <w:lang w:val="en-US"/>
        </w:rPr>
        <w:t xml:space="preserve"> ”Alpha</w:t>
      </w:r>
      <w:proofErr w:type="gramEnd"/>
      <w:r w:rsidRPr="008503F7">
        <w:rPr>
          <w:lang w:val="en-US"/>
        </w:rPr>
        <w:t xml:space="preserve"> check complete, cleared to start engine”</w:t>
      </w:r>
    </w:p>
    <w:p w14:paraId="795D88AE" w14:textId="77777777" w:rsidR="00DC3098" w:rsidRPr="00A45870" w:rsidRDefault="00DC3098" w:rsidP="00EA6474">
      <w:pPr>
        <w:pStyle w:val="ListParagraph"/>
        <w:numPr>
          <w:ilvl w:val="0"/>
          <w:numId w:val="4"/>
        </w:numPr>
        <w:rPr>
          <w:lang w:val="nb-NO"/>
        </w:rPr>
      </w:pPr>
      <w:r w:rsidRPr="005348F1">
        <w:rPr>
          <w:b/>
          <w:i/>
          <w:lang w:val="nb-NO"/>
        </w:rPr>
        <w:t>WM:</w:t>
      </w:r>
      <w:r>
        <w:rPr>
          <w:lang w:val="nb-NO"/>
        </w:rPr>
        <w:t xml:space="preserve"> ”2”</w:t>
      </w:r>
    </w:p>
    <w:p w14:paraId="795D88AF" w14:textId="77777777" w:rsidR="005348F1" w:rsidRDefault="005348F1" w:rsidP="005348F1">
      <w:pPr>
        <w:rPr>
          <w:lang w:val="nb-NO"/>
        </w:rPr>
      </w:pPr>
    </w:p>
    <w:p w14:paraId="795D88B0" w14:textId="77777777" w:rsidR="0026445C" w:rsidRPr="00A45870" w:rsidRDefault="0026445C" w:rsidP="005348F1">
      <w:pPr>
        <w:rPr>
          <w:b/>
          <w:lang w:val="nb-NO"/>
        </w:rPr>
      </w:pPr>
      <w:r w:rsidRPr="00A45870">
        <w:rPr>
          <w:b/>
          <w:lang w:val="nb-NO"/>
        </w:rPr>
        <w:t>TAXI Clearance</w:t>
      </w:r>
    </w:p>
    <w:p w14:paraId="795D88B1" w14:textId="77777777" w:rsidR="008A1E0C" w:rsidRPr="008503F7" w:rsidRDefault="008A1E0C" w:rsidP="005348F1">
      <w:pPr>
        <w:rPr>
          <w:lang w:val="en-US"/>
        </w:rPr>
      </w:pPr>
      <w:r w:rsidRPr="0026445C">
        <w:rPr>
          <w:lang w:val="en-US"/>
        </w:rPr>
        <w:t>After start-up is complete, check-in with Flight-Lead (FL):</w:t>
      </w:r>
    </w:p>
    <w:p w14:paraId="795D88B2" w14:textId="77777777" w:rsidR="008A1E0C" w:rsidRPr="005348F1"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 ready to taxi”</w:t>
      </w:r>
    </w:p>
    <w:p w14:paraId="795D88B3" w14:textId="77777777" w:rsidR="005348F1" w:rsidRPr="0026445C" w:rsidRDefault="005348F1" w:rsidP="00EA6474">
      <w:pPr>
        <w:numPr>
          <w:ilvl w:val="0"/>
          <w:numId w:val="14"/>
        </w:numPr>
        <w:rPr>
          <w:lang w:val="nb-NO"/>
        </w:rPr>
      </w:pPr>
      <w:proofErr w:type="gramStart"/>
      <w:r w:rsidRPr="005348F1">
        <w:rPr>
          <w:b/>
          <w:lang w:val="en-US"/>
        </w:rPr>
        <w:t>FL:</w:t>
      </w:r>
      <w:r w:rsidRPr="005348F1">
        <w:rPr>
          <w:i/>
          <w:lang w:val="en-US"/>
        </w:rPr>
        <w:t>“</w:t>
      </w:r>
      <w:proofErr w:type="gramEnd"/>
      <w:r w:rsidRPr="005348F1">
        <w:rPr>
          <w:i/>
          <w:lang w:val="en-US"/>
        </w:rPr>
        <w:t>1”</w:t>
      </w:r>
    </w:p>
    <w:p w14:paraId="795D88B4" w14:textId="77777777" w:rsidR="008A1E0C" w:rsidRPr="008503F7" w:rsidRDefault="008A1E0C" w:rsidP="005348F1">
      <w:pPr>
        <w:rPr>
          <w:lang w:val="en-US"/>
        </w:rPr>
      </w:pPr>
      <w:r w:rsidRPr="0026445C">
        <w:rPr>
          <w:lang w:val="en-US"/>
        </w:rPr>
        <w:t xml:space="preserve">FL will ask ground (GND) for taxi clearance to the currently active runway: </w:t>
      </w:r>
    </w:p>
    <w:p w14:paraId="795D88B5" w14:textId="77777777" w:rsidR="008A1E0C" w:rsidRPr="008503F7" w:rsidRDefault="005348F1" w:rsidP="00EA6474">
      <w:pPr>
        <w:numPr>
          <w:ilvl w:val="0"/>
          <w:numId w:val="14"/>
        </w:numPr>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14:paraId="795D88B6" w14:textId="77777777" w:rsidR="008A1E0C" w:rsidRPr="008503F7" w:rsidRDefault="005348F1" w:rsidP="00EA6474">
      <w:pPr>
        <w:numPr>
          <w:ilvl w:val="0"/>
          <w:numId w:val="14"/>
        </w:numPr>
        <w:rPr>
          <w:lang w:val="en-US"/>
        </w:rPr>
      </w:pPr>
      <w:proofErr w:type="gramStart"/>
      <w:r w:rsidRPr="005348F1">
        <w:rPr>
          <w:b/>
          <w:iCs/>
          <w:lang w:val="en-US"/>
        </w:rPr>
        <w:t>GND:</w:t>
      </w:r>
      <w:r w:rsidR="008A1E0C" w:rsidRPr="0026445C">
        <w:rPr>
          <w:i/>
          <w:iCs/>
          <w:lang w:val="en-US"/>
        </w:rPr>
        <w:t>“</w:t>
      </w:r>
      <w:proofErr w:type="gramEnd"/>
      <w:r w:rsidR="008A1E0C" w:rsidRPr="0026445C">
        <w:rPr>
          <w:i/>
          <w:iCs/>
          <w:lang w:val="en-US"/>
        </w:rPr>
        <w:t>JEDI8-1, Ground. Taxi to active Runway 31L is approved. Taxi via CHARLIE, APRON 4 on to ECHO – crossing NOVEMBER, continue on ECHO – Hold short 31L”</w:t>
      </w:r>
    </w:p>
    <w:p w14:paraId="795D88B7" w14:textId="77777777" w:rsidR="008A1E0C" w:rsidRPr="0026445C" w:rsidRDefault="005348F1" w:rsidP="00EA6474">
      <w:pPr>
        <w:numPr>
          <w:ilvl w:val="0"/>
          <w:numId w:val="14"/>
        </w:numPr>
        <w:rPr>
          <w:lang w:val="nb-NO"/>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JEDI8-1. Taxi to 31L via CHARLIE, APRON 4 on to ECHO – crossing NOVEMBER and </w:t>
      </w:r>
      <w:proofErr w:type="gramStart"/>
      <w:r w:rsidR="008A1E0C" w:rsidRPr="0026445C">
        <w:rPr>
          <w:i/>
          <w:iCs/>
          <w:lang w:val="en-US"/>
        </w:rPr>
        <w:t>continuing on</w:t>
      </w:r>
      <w:proofErr w:type="gramEnd"/>
      <w:r w:rsidR="008A1E0C" w:rsidRPr="0026445C">
        <w:rPr>
          <w:i/>
          <w:iCs/>
          <w:lang w:val="en-US"/>
        </w:rPr>
        <w:t xml:space="preserve"> ECHO. Hold short of active”</w:t>
      </w:r>
    </w:p>
    <w:p w14:paraId="795D88B8" w14:textId="77777777" w:rsidR="008A1E0C" w:rsidRPr="008503F7" w:rsidRDefault="008A1E0C" w:rsidP="005348F1">
      <w:pPr>
        <w:rPr>
          <w:lang w:val="en-US"/>
        </w:rPr>
      </w:pPr>
      <w:r w:rsidRPr="0026445C">
        <w:rPr>
          <w:lang w:val="en-US"/>
        </w:rPr>
        <w:t>FL will call his flight to start taxiing:</w:t>
      </w:r>
    </w:p>
    <w:p w14:paraId="795D88B9" w14:textId="77777777" w:rsidR="008A1E0C" w:rsidRPr="0026445C" w:rsidRDefault="005348F1" w:rsidP="00EA6474">
      <w:pPr>
        <w:numPr>
          <w:ilvl w:val="0"/>
          <w:numId w:val="14"/>
        </w:numPr>
        <w:rPr>
          <w:lang w:val="nb-NO"/>
        </w:rPr>
      </w:pPr>
      <w:proofErr w:type="gramStart"/>
      <w:r w:rsidRPr="005348F1">
        <w:rPr>
          <w:b/>
          <w:iCs/>
          <w:lang w:val="en-US"/>
        </w:rPr>
        <w:t>FL:</w:t>
      </w:r>
      <w:r w:rsidR="008A1E0C" w:rsidRPr="0026445C">
        <w:rPr>
          <w:i/>
          <w:iCs/>
          <w:lang w:val="en-US"/>
        </w:rPr>
        <w:t>“</w:t>
      </w:r>
      <w:proofErr w:type="gramEnd"/>
      <w:r w:rsidR="008A1E0C" w:rsidRPr="0026445C">
        <w:rPr>
          <w:i/>
          <w:iCs/>
          <w:lang w:val="en-US"/>
        </w:rPr>
        <w:t>1 is rolling”</w:t>
      </w:r>
    </w:p>
    <w:p w14:paraId="795D88BA" w14:textId="77777777" w:rsidR="008A1E0C" w:rsidRPr="0026445C"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w:t>
      </w:r>
    </w:p>
    <w:p w14:paraId="795D88BB" w14:textId="77777777" w:rsidR="008A1E0C" w:rsidRPr="008503F7" w:rsidRDefault="008A1E0C" w:rsidP="005348F1">
      <w:pPr>
        <w:rPr>
          <w:lang w:val="en-US"/>
        </w:rPr>
      </w:pPr>
      <w:r w:rsidRPr="0026445C">
        <w:rPr>
          <w:lang w:val="en-US"/>
        </w:rPr>
        <w:t xml:space="preserve">Holding short of </w:t>
      </w:r>
      <w:r w:rsidR="005348F1">
        <w:rPr>
          <w:lang w:val="en-US"/>
        </w:rPr>
        <w:t xml:space="preserve">the </w:t>
      </w:r>
      <w:proofErr w:type="spellStart"/>
      <w:proofErr w:type="gramStart"/>
      <w:r w:rsidRPr="0026445C">
        <w:rPr>
          <w:lang w:val="en-US"/>
        </w:rPr>
        <w:t>active</w:t>
      </w:r>
      <w:r w:rsidR="005348F1">
        <w:rPr>
          <w:lang w:val="en-US"/>
        </w:rPr>
        <w:t>runway</w:t>
      </w:r>
      <w:proofErr w:type="spellEnd"/>
      <w:r w:rsidR="005348F1">
        <w:rPr>
          <w:lang w:val="en-US"/>
        </w:rPr>
        <w:t xml:space="preserve"> </w:t>
      </w:r>
      <w:r w:rsidRPr="0026445C">
        <w:rPr>
          <w:lang w:val="en-US"/>
        </w:rPr>
        <w:t>,</w:t>
      </w:r>
      <w:proofErr w:type="gramEnd"/>
      <w:r w:rsidRPr="0026445C">
        <w:rPr>
          <w:lang w:val="en-US"/>
        </w:rPr>
        <w:t xml:space="preserve"> FL will call GND again</w:t>
      </w:r>
      <w:r w:rsidR="005348F1">
        <w:rPr>
          <w:lang w:val="en-US"/>
        </w:rPr>
        <w:t>:</w:t>
      </w:r>
    </w:p>
    <w:p w14:paraId="795D88BC" w14:textId="77777777" w:rsidR="008A1E0C" w:rsidRPr="008503F7" w:rsidRDefault="005348F1" w:rsidP="00EA6474">
      <w:pPr>
        <w:numPr>
          <w:ilvl w:val="0"/>
          <w:numId w:val="14"/>
        </w:numPr>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Ground, JEDI8-1 holding short 31L”</w:t>
      </w:r>
    </w:p>
    <w:p w14:paraId="795D88BD" w14:textId="77777777" w:rsidR="008A1E0C" w:rsidRPr="008503F7" w:rsidRDefault="005348F1" w:rsidP="00EA6474">
      <w:pPr>
        <w:numPr>
          <w:ilvl w:val="0"/>
          <w:numId w:val="14"/>
        </w:numPr>
        <w:rPr>
          <w:lang w:val="en-US"/>
        </w:rPr>
      </w:pPr>
      <w:proofErr w:type="gramStart"/>
      <w:r w:rsidRPr="005348F1">
        <w:rPr>
          <w:b/>
          <w:iCs/>
          <w:lang w:val="en-US"/>
        </w:rPr>
        <w:t>GND:</w:t>
      </w:r>
      <w:r w:rsidR="008A1E0C" w:rsidRPr="0026445C">
        <w:rPr>
          <w:i/>
          <w:iCs/>
          <w:lang w:val="en-US"/>
        </w:rPr>
        <w:t>“</w:t>
      </w:r>
      <w:proofErr w:type="gramEnd"/>
      <w:r w:rsidR="008A1E0C" w:rsidRPr="0026445C">
        <w:rPr>
          <w:i/>
          <w:iCs/>
          <w:lang w:val="en-US"/>
        </w:rPr>
        <w:t>JEDI8-1, Ground. Contact Tower on 138.2”</w:t>
      </w:r>
    </w:p>
    <w:p w14:paraId="795D88BE" w14:textId="77777777" w:rsidR="008A1E0C" w:rsidRPr="008503F7" w:rsidRDefault="005348F1" w:rsidP="00EA6474">
      <w:pPr>
        <w:numPr>
          <w:ilvl w:val="0"/>
          <w:numId w:val="14"/>
        </w:numPr>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Contact</w:t>
      </w:r>
      <w:proofErr w:type="spellEnd"/>
      <w:r w:rsidR="008A1E0C" w:rsidRPr="0026445C">
        <w:rPr>
          <w:i/>
          <w:iCs/>
          <w:lang w:val="en-US"/>
        </w:rPr>
        <w:t xml:space="preserve"> TOWER on 138.2, JEDI8-1”</w:t>
      </w:r>
    </w:p>
    <w:p w14:paraId="795D88BF" w14:textId="77777777" w:rsidR="008A1E0C" w:rsidRPr="008503F7" w:rsidRDefault="008A1E0C" w:rsidP="005348F1">
      <w:pPr>
        <w:ind w:left="357"/>
        <w:rPr>
          <w:lang w:val="en-US"/>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internal, here, Uniform,</w:t>
      </w:r>
      <w:r w:rsidRPr="0026445C">
        <w:rPr>
          <w:lang w:val="en-US"/>
        </w:rPr>
        <w:t xml:space="preserve"> to his flight: </w:t>
      </w:r>
    </w:p>
    <w:p w14:paraId="795D88C0" w14:textId="77777777" w:rsidR="008A1E0C" w:rsidRPr="008503F7" w:rsidRDefault="005348F1" w:rsidP="00EA6474">
      <w:pPr>
        <w:numPr>
          <w:ilvl w:val="0"/>
          <w:numId w:val="14"/>
        </w:numPr>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Flight</w:t>
      </w:r>
      <w:proofErr w:type="spellEnd"/>
      <w:r>
        <w:rPr>
          <w:i/>
          <w:iCs/>
          <w:lang w:val="en-US"/>
        </w:rPr>
        <w:t xml:space="preserve"> push preset3, victor</w:t>
      </w:r>
      <w:r w:rsidR="008A1E0C" w:rsidRPr="0026445C">
        <w:rPr>
          <w:i/>
          <w:iCs/>
          <w:lang w:val="en-US"/>
        </w:rPr>
        <w:t>”</w:t>
      </w:r>
    </w:p>
    <w:p w14:paraId="795D88C1" w14:textId="77777777" w:rsidR="008A1E0C" w:rsidRPr="005348F1" w:rsidRDefault="005348F1" w:rsidP="00EA6474">
      <w:pPr>
        <w:numPr>
          <w:ilvl w:val="0"/>
          <w:numId w:val="14"/>
        </w:numPr>
        <w:rPr>
          <w:lang w:val="nb-NO"/>
        </w:rPr>
      </w:pPr>
      <w:proofErr w:type="gramStart"/>
      <w:r w:rsidRPr="005348F1">
        <w:rPr>
          <w:b/>
          <w:iCs/>
          <w:lang w:val="en-US"/>
        </w:rPr>
        <w:t>WM:</w:t>
      </w:r>
      <w:r w:rsidR="008A1E0C" w:rsidRPr="0026445C">
        <w:rPr>
          <w:i/>
          <w:iCs/>
          <w:lang w:val="en-US"/>
        </w:rPr>
        <w:t>“</w:t>
      </w:r>
      <w:proofErr w:type="gramEnd"/>
      <w:r w:rsidR="008A1E0C" w:rsidRPr="0026445C">
        <w:rPr>
          <w:i/>
          <w:iCs/>
          <w:lang w:val="en-US"/>
        </w:rPr>
        <w:t>2”</w:t>
      </w:r>
    </w:p>
    <w:p w14:paraId="795D88C2" w14:textId="77777777" w:rsidR="005348F1" w:rsidRDefault="005348F1" w:rsidP="005348F1">
      <w:pPr>
        <w:rPr>
          <w:lang w:val="nb-NO"/>
        </w:rPr>
      </w:pPr>
    </w:p>
    <w:p w14:paraId="795D88C3" w14:textId="77777777" w:rsidR="0026445C" w:rsidRPr="005348F1" w:rsidRDefault="0026445C" w:rsidP="005348F1">
      <w:pPr>
        <w:rPr>
          <w:b/>
          <w:lang w:val="nb-NO"/>
        </w:rPr>
      </w:pPr>
      <w:r w:rsidRPr="005348F1">
        <w:rPr>
          <w:b/>
          <w:lang w:val="nb-NO"/>
        </w:rPr>
        <w:t>DEPARTURE CLEARANCE TWR</w:t>
      </w:r>
    </w:p>
    <w:p w14:paraId="795D88C4" w14:textId="77777777" w:rsidR="008A1E0C" w:rsidRPr="008503F7" w:rsidRDefault="008A1E0C" w:rsidP="005348F1">
      <w:pPr>
        <w:rPr>
          <w:lang w:val="en-US"/>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14:paraId="795D88C5" w14:textId="77777777" w:rsidR="008A1E0C" w:rsidRPr="008503F7" w:rsidRDefault="005348F1" w:rsidP="00BF6D5E">
      <w:pPr>
        <w:pStyle w:val="ListParagraph"/>
        <w:rPr>
          <w:lang w:val="en-US"/>
        </w:rPr>
      </w:pPr>
      <w:r w:rsidRPr="00BF6D5E">
        <w:rPr>
          <w:b/>
          <w:iCs/>
          <w:lang w:val="en-US"/>
        </w:rPr>
        <w:t>FL:</w:t>
      </w:r>
      <w:r w:rsidRPr="00BF6D5E">
        <w:rPr>
          <w:i/>
          <w:iCs/>
          <w:lang w:val="en-US"/>
        </w:rPr>
        <w:t xml:space="preserve"> “JEDI, check-in Victor</w:t>
      </w:r>
      <w:r w:rsidR="008A1E0C" w:rsidRPr="00BF6D5E">
        <w:rPr>
          <w:i/>
          <w:iCs/>
          <w:lang w:val="en-US"/>
        </w:rPr>
        <w:t>”</w:t>
      </w:r>
    </w:p>
    <w:p w14:paraId="795D88C6" w14:textId="77777777" w:rsidR="008A1E0C" w:rsidRPr="008503F7" w:rsidRDefault="005348F1" w:rsidP="00BF6D5E">
      <w:pPr>
        <w:ind w:left="720"/>
        <w:rPr>
          <w:lang w:val="en-US"/>
        </w:rPr>
      </w:pPr>
      <w:proofErr w:type="gramStart"/>
      <w:r w:rsidRPr="005348F1">
        <w:rPr>
          <w:b/>
          <w:iCs/>
          <w:lang w:val="en-US"/>
        </w:rPr>
        <w:t>WM:</w:t>
      </w:r>
      <w:r w:rsidR="008A1E0C" w:rsidRPr="0026445C">
        <w:rPr>
          <w:i/>
          <w:iCs/>
          <w:lang w:val="en-US"/>
        </w:rPr>
        <w:t>“</w:t>
      </w:r>
      <w:proofErr w:type="gramEnd"/>
      <w:r w:rsidR="008A1E0C" w:rsidRPr="0026445C">
        <w:rPr>
          <w:i/>
          <w:iCs/>
          <w:lang w:val="en-US"/>
        </w:rPr>
        <w:t>8-2”</w:t>
      </w:r>
    </w:p>
    <w:p w14:paraId="795D88C7" w14:textId="77777777" w:rsidR="008A1E0C" w:rsidRPr="008503F7" w:rsidRDefault="005348F1" w:rsidP="00BF6D5E">
      <w:pPr>
        <w:ind w:left="720"/>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Tower, JEDI8-1. Holding short 31L”</w:t>
      </w:r>
    </w:p>
    <w:p w14:paraId="795D88C8"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JEDI8-1, line up runway 31L, call ready to receive departure clearance”</w:t>
      </w:r>
    </w:p>
    <w:p w14:paraId="795D88C9"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Lining</w:t>
      </w:r>
      <w:proofErr w:type="spellEnd"/>
      <w:r w:rsidR="008A1E0C" w:rsidRPr="0026445C">
        <w:rPr>
          <w:i/>
          <w:iCs/>
          <w:lang w:val="en-US"/>
        </w:rPr>
        <w:t xml:space="preserve"> up, JEDI8-1”</w:t>
      </w:r>
    </w:p>
    <w:p w14:paraId="795D88CA" w14:textId="77777777" w:rsidR="008A1E0C" w:rsidRPr="008503F7" w:rsidRDefault="008A1E0C" w:rsidP="00BF6D5E">
      <w:pPr>
        <w:rPr>
          <w:lang w:val="en-US"/>
        </w:rPr>
      </w:pPr>
      <w:r w:rsidRPr="0026445C">
        <w:rPr>
          <w:lang w:val="en-US"/>
        </w:rPr>
        <w:t>FL will communicate any instructions to his flight on line-up on FRONT at this point</w:t>
      </w:r>
    </w:p>
    <w:p w14:paraId="795D88CB" w14:textId="77777777" w:rsidR="008A1E0C" w:rsidRPr="008503F7" w:rsidRDefault="005348F1" w:rsidP="00BF6D5E">
      <w:pPr>
        <w:ind w:left="720"/>
        <w:rPr>
          <w:lang w:val="en-US"/>
        </w:rPr>
      </w:pPr>
      <w:proofErr w:type="gramStart"/>
      <w:r w:rsidRPr="005348F1">
        <w:rPr>
          <w:b/>
          <w:iCs/>
          <w:lang w:val="en-US"/>
        </w:rPr>
        <w:t>FL:</w:t>
      </w:r>
      <w:r w:rsidR="008A1E0C" w:rsidRPr="0026445C">
        <w:rPr>
          <w:i/>
          <w:iCs/>
          <w:lang w:val="en-US"/>
        </w:rPr>
        <w:t>“</w:t>
      </w:r>
      <w:proofErr w:type="spellStart"/>
      <w:proofErr w:type="gramEnd"/>
      <w:r w:rsidR="008A1E0C" w:rsidRPr="0026445C">
        <w:rPr>
          <w:i/>
          <w:iCs/>
          <w:lang w:val="en-US"/>
        </w:rPr>
        <w:t>Lochini</w:t>
      </w:r>
      <w:proofErr w:type="spellEnd"/>
      <w:r w:rsidR="008A1E0C" w:rsidRPr="0026445C">
        <w:rPr>
          <w:i/>
          <w:iCs/>
          <w:lang w:val="en-US"/>
        </w:rPr>
        <w:t xml:space="preserve"> Tower, JEDI8-1. Lined up and ready to receive departure clearance”</w:t>
      </w:r>
    </w:p>
    <w:p w14:paraId="795D88CC"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JEDI8-1, Tower. After departure, continue runway heading and report passing 5000ft”</w:t>
      </w:r>
    </w:p>
    <w:p w14:paraId="795D88CD"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Continue runway heading, report passing 5000”</w:t>
      </w:r>
    </w:p>
    <w:p w14:paraId="795D88CE" w14:textId="77777777" w:rsidR="008A1E0C" w:rsidRPr="008503F7" w:rsidRDefault="005348F1" w:rsidP="00BF6D5E">
      <w:pPr>
        <w:ind w:left="720"/>
        <w:rPr>
          <w:lang w:val="en-US"/>
        </w:rPr>
      </w:pPr>
      <w:proofErr w:type="gramStart"/>
      <w:r w:rsidRPr="005348F1">
        <w:rPr>
          <w:b/>
          <w:iCs/>
          <w:lang w:val="en-US"/>
        </w:rPr>
        <w:t>TWR:</w:t>
      </w:r>
      <w:r w:rsidR="008A1E0C" w:rsidRPr="0026445C">
        <w:rPr>
          <w:i/>
          <w:iCs/>
          <w:lang w:val="en-US"/>
        </w:rPr>
        <w:t>“</w:t>
      </w:r>
      <w:proofErr w:type="gramEnd"/>
      <w:r w:rsidR="008A1E0C" w:rsidRPr="0026445C">
        <w:rPr>
          <w:i/>
          <w:iCs/>
          <w:lang w:val="en-US"/>
        </w:rPr>
        <w:t xml:space="preserve">JEDI8-1, report ready for </w:t>
      </w:r>
      <w:r w:rsidR="008A1E0C" w:rsidRPr="0026445C">
        <w:rPr>
          <w:b/>
          <w:bCs/>
          <w:i/>
          <w:iCs/>
          <w:lang w:val="en-US"/>
        </w:rPr>
        <w:t>departure</w:t>
      </w:r>
      <w:r w:rsidR="008A1E0C" w:rsidRPr="0026445C">
        <w:rPr>
          <w:i/>
          <w:iCs/>
          <w:lang w:val="en-US"/>
        </w:rPr>
        <w:t>”</w:t>
      </w:r>
    </w:p>
    <w:p w14:paraId="795D88CF" w14:textId="77777777" w:rsidR="008A1E0C" w:rsidRPr="008503F7" w:rsidRDefault="008A1E0C" w:rsidP="00BF6D5E">
      <w:pPr>
        <w:ind w:left="720"/>
        <w:rPr>
          <w:lang w:val="en-US"/>
        </w:rPr>
      </w:pPr>
      <w:r w:rsidRPr="0026445C">
        <w:rPr>
          <w:lang w:val="en-US"/>
        </w:rPr>
        <w:t>FL will check with his wingmen that his flight is ready for departure</w:t>
      </w:r>
    </w:p>
    <w:p w14:paraId="795D88D0"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ready for departure”</w:t>
      </w:r>
    </w:p>
    <w:p w14:paraId="795D88D1" w14:textId="77777777" w:rsidR="008A1E0C" w:rsidRPr="008503F7" w:rsidRDefault="005348F1" w:rsidP="00BF6D5E">
      <w:pPr>
        <w:ind w:left="720"/>
        <w:rPr>
          <w:lang w:val="en-US"/>
        </w:rPr>
      </w:pPr>
      <w:proofErr w:type="gramStart"/>
      <w:r>
        <w:rPr>
          <w:b/>
          <w:iCs/>
          <w:lang w:val="en-US"/>
        </w:rPr>
        <w:t>TWR</w:t>
      </w:r>
      <w:r w:rsidRPr="005348F1">
        <w:rPr>
          <w:b/>
          <w:iCs/>
          <w:lang w:val="en-US"/>
        </w:rPr>
        <w:t>:</w:t>
      </w:r>
      <w:r w:rsidR="008A1E0C" w:rsidRPr="0026445C">
        <w:rPr>
          <w:i/>
          <w:iCs/>
          <w:lang w:val="en-US"/>
        </w:rPr>
        <w:t>“</w:t>
      </w:r>
      <w:proofErr w:type="gramEnd"/>
      <w:r w:rsidR="008A1E0C" w:rsidRPr="0026445C">
        <w:rPr>
          <w:i/>
          <w:iCs/>
          <w:lang w:val="en-US"/>
        </w:rPr>
        <w:t xml:space="preserve">JEDI8-1, </w:t>
      </w:r>
      <w:proofErr w:type="spellStart"/>
      <w:r w:rsidR="008A1E0C" w:rsidRPr="0026445C">
        <w:rPr>
          <w:i/>
          <w:iCs/>
          <w:lang w:val="en-US"/>
        </w:rPr>
        <w:t>Lochini</w:t>
      </w:r>
      <w:proofErr w:type="spellEnd"/>
      <w:r w:rsidR="008A1E0C" w:rsidRPr="0026445C">
        <w:rPr>
          <w:i/>
          <w:iCs/>
          <w:lang w:val="en-US"/>
        </w:rPr>
        <w:t xml:space="preserve"> Tower. Wind 150 at 4 knots. Runway 31L cleared for </w:t>
      </w:r>
      <w:r w:rsidR="008A1E0C" w:rsidRPr="0026445C">
        <w:rPr>
          <w:b/>
          <w:bCs/>
          <w:i/>
          <w:iCs/>
          <w:lang w:val="en-US"/>
        </w:rPr>
        <w:t>take-off”</w:t>
      </w:r>
    </w:p>
    <w:p w14:paraId="795D88D2" w14:textId="77777777" w:rsidR="008A1E0C" w:rsidRPr="008503F7" w:rsidRDefault="005348F1" w:rsidP="00BF6D5E">
      <w:pPr>
        <w:ind w:left="720"/>
        <w:rPr>
          <w:lang w:val="en-US"/>
        </w:rPr>
      </w:pPr>
      <w:proofErr w:type="spellStart"/>
      <w:proofErr w:type="gramStart"/>
      <w:r w:rsidRPr="005348F1">
        <w:rPr>
          <w:b/>
          <w:iCs/>
          <w:lang w:val="en-US"/>
        </w:rPr>
        <w:t>FL:</w:t>
      </w:r>
      <w:r w:rsidR="008A1E0C" w:rsidRPr="0026445C">
        <w:rPr>
          <w:i/>
          <w:iCs/>
          <w:lang w:val="en-US"/>
        </w:rPr>
        <w:t>“</w:t>
      </w:r>
      <w:proofErr w:type="gramEnd"/>
      <w:r w:rsidR="008A1E0C" w:rsidRPr="0026445C">
        <w:rPr>
          <w:i/>
          <w:iCs/>
          <w:lang w:val="en-US"/>
        </w:rPr>
        <w:t>Cleared</w:t>
      </w:r>
      <w:proofErr w:type="spellEnd"/>
      <w:r w:rsidR="008A1E0C" w:rsidRPr="0026445C">
        <w:rPr>
          <w:i/>
          <w:iCs/>
          <w:lang w:val="en-US"/>
        </w:rPr>
        <w:t xml:space="preserve"> for take-off, JEDI8-1”</w:t>
      </w:r>
    </w:p>
    <w:p w14:paraId="795D88D3" w14:textId="77777777" w:rsidR="008A1E0C" w:rsidRPr="008503F7" w:rsidRDefault="008A1E0C" w:rsidP="00BF6D5E">
      <w:pPr>
        <w:rPr>
          <w:lang w:val="en-US"/>
        </w:rPr>
      </w:pPr>
      <w:r w:rsidRPr="0026445C">
        <w:rPr>
          <w:lang w:val="en-US"/>
        </w:rPr>
        <w:t>At this point FL will give any last remarks to his flight before taking off. At 5000ft he will report to TOWER as requested above:</w:t>
      </w:r>
    </w:p>
    <w:p w14:paraId="795D88D4" w14:textId="77777777" w:rsidR="008A1E0C" w:rsidRPr="008503F7" w:rsidRDefault="00EA1229" w:rsidP="00BF6D5E">
      <w:pPr>
        <w:ind w:left="720"/>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JEDI8-1 passing 5000ft”</w:t>
      </w:r>
    </w:p>
    <w:p w14:paraId="795D88D5" w14:textId="77777777" w:rsidR="008A1E0C" w:rsidRPr="008503F7" w:rsidRDefault="00EA1229" w:rsidP="00BF6D5E">
      <w:pPr>
        <w:ind w:left="720"/>
        <w:rPr>
          <w:lang w:val="en-US"/>
        </w:rPr>
      </w:pPr>
      <w:proofErr w:type="gramStart"/>
      <w:r w:rsidRPr="00EA1229">
        <w:rPr>
          <w:b/>
          <w:iCs/>
          <w:lang w:val="en-US"/>
        </w:rPr>
        <w:lastRenderedPageBreak/>
        <w:t>TWR:</w:t>
      </w:r>
      <w:r w:rsidR="008A1E0C" w:rsidRPr="0026445C">
        <w:rPr>
          <w:i/>
          <w:iCs/>
          <w:lang w:val="en-US"/>
        </w:rPr>
        <w:t>“</w:t>
      </w:r>
      <w:proofErr w:type="gramEnd"/>
      <w:r w:rsidR="008A1E0C" w:rsidRPr="0026445C">
        <w:rPr>
          <w:i/>
          <w:iCs/>
          <w:lang w:val="en-US"/>
        </w:rPr>
        <w:t>JEDI8-1, contact APPROACH on 127.1”</w:t>
      </w:r>
    </w:p>
    <w:p w14:paraId="795D88D6" w14:textId="77777777" w:rsidR="008A1E0C" w:rsidRPr="008503F7" w:rsidRDefault="00EA1229" w:rsidP="00BF6D5E">
      <w:pPr>
        <w:ind w:left="720"/>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Contact</w:t>
      </w:r>
      <w:proofErr w:type="spellEnd"/>
      <w:r w:rsidR="008A1E0C" w:rsidRPr="0026445C">
        <w:rPr>
          <w:i/>
          <w:iCs/>
          <w:lang w:val="en-US"/>
        </w:rPr>
        <w:t xml:space="preserve"> APPROACH on 127.2, JEDI8-1” </w:t>
      </w:r>
    </w:p>
    <w:p w14:paraId="795D88D7" w14:textId="77777777" w:rsidR="0026445C" w:rsidRPr="008503F7" w:rsidRDefault="0026445C" w:rsidP="00CF6AD1">
      <w:pPr>
        <w:rPr>
          <w:lang w:val="en-US"/>
        </w:rPr>
      </w:pPr>
    </w:p>
    <w:p w14:paraId="795D88D8" w14:textId="77777777" w:rsidR="0026445C" w:rsidRPr="008503F7" w:rsidRDefault="0026445C" w:rsidP="00EA1229">
      <w:pPr>
        <w:rPr>
          <w:b/>
          <w:lang w:val="en-US"/>
        </w:rPr>
      </w:pPr>
      <w:r w:rsidRPr="008503F7">
        <w:rPr>
          <w:b/>
          <w:lang w:val="en-US"/>
        </w:rPr>
        <w:t xml:space="preserve">CHECK-IN CONTROL </w:t>
      </w:r>
      <w:proofErr w:type="gramStart"/>
      <w:r w:rsidRPr="008503F7">
        <w:rPr>
          <w:b/>
          <w:lang w:val="en-US"/>
        </w:rPr>
        <w:t>/  AWACS</w:t>
      </w:r>
      <w:proofErr w:type="gramEnd"/>
    </w:p>
    <w:p w14:paraId="795D88D9" w14:textId="77777777" w:rsidR="008A1E0C" w:rsidRPr="008503F7" w:rsidRDefault="008A1E0C" w:rsidP="00EA1229">
      <w:pPr>
        <w:rPr>
          <w:lang w:val="en-US"/>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14:paraId="795D88DA" w14:textId="77777777" w:rsidR="008A1E0C" w:rsidRPr="008503F7" w:rsidRDefault="008A1E0C" w:rsidP="00EA1229">
      <w:pPr>
        <w:rPr>
          <w:lang w:val="en-US"/>
        </w:rPr>
      </w:pPr>
      <w:r w:rsidRPr="0026445C">
        <w:rPr>
          <w:lang w:val="en-US"/>
        </w:rPr>
        <w:t xml:space="preserve">FL will then check in with </w:t>
      </w:r>
      <w:r w:rsidR="00EA1229">
        <w:rPr>
          <w:lang w:val="en-US"/>
        </w:rPr>
        <w:t>CONTROL</w:t>
      </w:r>
      <w:r w:rsidRPr="0026445C">
        <w:rPr>
          <w:lang w:val="en-US"/>
        </w:rPr>
        <w:t>:</w:t>
      </w:r>
    </w:p>
    <w:p w14:paraId="795D88DB" w14:textId="77777777" w:rsidR="00EA1229" w:rsidRPr="008503F7" w:rsidRDefault="00EA1229" w:rsidP="00BF6D5E">
      <w:pPr>
        <w:rPr>
          <w:lang w:val="en-US"/>
        </w:rPr>
      </w:pPr>
      <w:r w:rsidRPr="008503F7">
        <w:rPr>
          <w:b/>
          <w:lang w:val="en-US"/>
        </w:rPr>
        <w:t>FL</w:t>
      </w:r>
      <w:proofErr w:type="gramStart"/>
      <w:r w:rsidRPr="008503F7">
        <w:rPr>
          <w:b/>
          <w:lang w:val="en-US"/>
        </w:rPr>
        <w:t>:</w:t>
      </w:r>
      <w:r w:rsidRPr="008503F7">
        <w:rPr>
          <w:lang w:val="en-US"/>
        </w:rPr>
        <w:t xml:space="preserve"> ”JEDI</w:t>
      </w:r>
      <w:proofErr w:type="gramEnd"/>
      <w:r w:rsidRPr="008503F7">
        <w:rPr>
          <w:lang w:val="en-US"/>
        </w:rPr>
        <w:t>, check Victor”</w:t>
      </w:r>
    </w:p>
    <w:p w14:paraId="795D88DC" w14:textId="77777777" w:rsidR="00EA1229" w:rsidRPr="008503F7" w:rsidRDefault="00EA1229" w:rsidP="00BF6D5E">
      <w:pPr>
        <w:rPr>
          <w:lang w:val="en-US"/>
        </w:rPr>
      </w:pPr>
      <w:r w:rsidRPr="008503F7">
        <w:rPr>
          <w:b/>
          <w:lang w:val="en-US"/>
        </w:rPr>
        <w:t>WM:</w:t>
      </w:r>
      <w:r w:rsidRPr="008503F7">
        <w:rPr>
          <w:lang w:val="en-US"/>
        </w:rPr>
        <w:t xml:space="preserve"> ”2”</w:t>
      </w:r>
    </w:p>
    <w:p w14:paraId="795D88DD" w14:textId="77777777" w:rsidR="008A1E0C" w:rsidRPr="008503F7" w:rsidRDefault="00EA1229" w:rsidP="00BF6D5E">
      <w:pPr>
        <w:rPr>
          <w:lang w:val="en-US"/>
        </w:rPr>
      </w:pPr>
      <w:proofErr w:type="spellStart"/>
      <w:proofErr w:type="gramStart"/>
      <w:r w:rsidRPr="00EA1229">
        <w:rPr>
          <w:b/>
          <w:iCs/>
          <w:lang w:val="en-US"/>
        </w:rPr>
        <w:t>FL:</w:t>
      </w:r>
      <w:r w:rsidR="008A1E0C" w:rsidRPr="00EA1229">
        <w:rPr>
          <w:b/>
          <w:iCs/>
          <w:lang w:val="en-US"/>
        </w:rPr>
        <w:t>“</w:t>
      </w:r>
      <w:proofErr w:type="gramEnd"/>
      <w:r w:rsidR="008A1E0C" w:rsidRPr="0026445C">
        <w:rPr>
          <w:i/>
          <w:iCs/>
          <w:lang w:val="en-US"/>
        </w:rPr>
        <w:t>Tbilisi</w:t>
      </w:r>
      <w:proofErr w:type="spellEnd"/>
      <w:r w:rsidR="008A1E0C" w:rsidRPr="0026445C">
        <w:rPr>
          <w:i/>
          <w:iCs/>
          <w:lang w:val="en-US"/>
        </w:rPr>
        <w:t xml:space="preserve"> Approach, JEDI8-1 – Passing 5000ft and climbing, heading 301”</w:t>
      </w:r>
    </w:p>
    <w:p w14:paraId="795D88DE" w14:textId="77777777" w:rsidR="008A1E0C" w:rsidRPr="008503F7" w:rsidRDefault="00EA1229" w:rsidP="00BF6D5E">
      <w:pPr>
        <w:rPr>
          <w:lang w:val="en-US"/>
        </w:rPr>
      </w:pPr>
      <w:proofErr w:type="gramStart"/>
      <w:r w:rsidRPr="00EA1229">
        <w:rPr>
          <w:b/>
          <w:iCs/>
          <w:lang w:val="en-US"/>
        </w:rPr>
        <w:t>CNTRL:</w:t>
      </w:r>
      <w:r w:rsidR="008A1E0C" w:rsidRPr="0026445C">
        <w:rPr>
          <w:i/>
          <w:iCs/>
          <w:lang w:val="en-US"/>
        </w:rPr>
        <w:t>“</w:t>
      </w:r>
      <w:proofErr w:type="gramEnd"/>
      <w:r w:rsidR="008A1E0C" w:rsidRPr="0026445C">
        <w:rPr>
          <w:i/>
          <w:iCs/>
          <w:lang w:val="en-US"/>
        </w:rPr>
        <w:t xml:space="preserve">JEDI8-1, </w:t>
      </w:r>
      <w:proofErr w:type="spellStart"/>
      <w:r>
        <w:rPr>
          <w:i/>
          <w:iCs/>
          <w:lang w:val="en-US"/>
        </w:rPr>
        <w:t>Lochini</w:t>
      </w:r>
      <w:proofErr w:type="spellEnd"/>
      <w:r>
        <w:rPr>
          <w:i/>
          <w:iCs/>
          <w:lang w:val="en-US"/>
        </w:rPr>
        <w:t xml:space="preserve"> Control</w:t>
      </w:r>
      <w:r w:rsidR="008A1E0C" w:rsidRPr="0026445C">
        <w:rPr>
          <w:i/>
          <w:iCs/>
          <w:lang w:val="en-US"/>
        </w:rPr>
        <w:t xml:space="preserve">. Positive radar contact. Climb and maintain FL240, turn left inbound </w:t>
      </w:r>
      <w:proofErr w:type="spellStart"/>
      <w:r w:rsidR="008A1E0C" w:rsidRPr="0026445C">
        <w:rPr>
          <w:i/>
          <w:iCs/>
          <w:lang w:val="en-US"/>
        </w:rPr>
        <w:t>Mukhrani</w:t>
      </w:r>
      <w:proofErr w:type="spellEnd"/>
      <w:r w:rsidR="008A1E0C" w:rsidRPr="0026445C">
        <w:rPr>
          <w:i/>
          <w:iCs/>
          <w:lang w:val="en-US"/>
        </w:rPr>
        <w:t>”</w:t>
      </w:r>
    </w:p>
    <w:p w14:paraId="795D88DF" w14:textId="77777777" w:rsidR="008A1E0C" w:rsidRPr="008503F7" w:rsidRDefault="00EA1229" w:rsidP="00BF6D5E">
      <w:pPr>
        <w:rPr>
          <w:lang w:val="en-US"/>
        </w:rPr>
      </w:pPr>
      <w:proofErr w:type="spellStart"/>
      <w:proofErr w:type="gramStart"/>
      <w:r w:rsidRPr="00EA1229">
        <w:rPr>
          <w:b/>
          <w:iCs/>
          <w:lang w:val="en-US"/>
        </w:rPr>
        <w:t>FL:</w:t>
      </w:r>
      <w:r w:rsidR="008A1E0C" w:rsidRPr="0026445C">
        <w:rPr>
          <w:i/>
          <w:iCs/>
          <w:lang w:val="en-US"/>
        </w:rPr>
        <w:t>“</w:t>
      </w:r>
      <w:proofErr w:type="gramEnd"/>
      <w:r w:rsidR="008A1E0C" w:rsidRPr="0026445C">
        <w:rPr>
          <w:i/>
          <w:iCs/>
          <w:lang w:val="en-US"/>
        </w:rPr>
        <w:t>Climb</w:t>
      </w:r>
      <w:proofErr w:type="spellEnd"/>
      <w:r w:rsidR="008A1E0C" w:rsidRPr="0026445C">
        <w:rPr>
          <w:i/>
          <w:iCs/>
          <w:lang w:val="en-US"/>
        </w:rPr>
        <w:t xml:space="preserve"> and maintain FL240, left turn inbound MUKHRANI– JEDI8-1”</w:t>
      </w:r>
    </w:p>
    <w:p w14:paraId="795D88E0" w14:textId="77777777" w:rsidR="008A1E0C" w:rsidRPr="008503F7" w:rsidRDefault="008A1E0C" w:rsidP="00EA1229">
      <w:pPr>
        <w:rPr>
          <w:lang w:val="en-US"/>
        </w:rPr>
      </w:pPr>
      <w:r w:rsidRPr="0026445C">
        <w:rPr>
          <w:lang w:val="en-US"/>
        </w:rPr>
        <w:t>When the flight is about to cross out of the TMA, approach will push the flight on</w:t>
      </w:r>
      <w:r w:rsidR="00EA1229">
        <w:rPr>
          <w:lang w:val="en-US"/>
        </w:rPr>
        <w:t xml:space="preserve">to the next controlling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xml:space="preserve">. Normally ATC operations </w:t>
      </w:r>
      <w:proofErr w:type="gramStart"/>
      <w:r w:rsidR="00EA1229">
        <w:rPr>
          <w:lang w:val="en-US"/>
        </w:rPr>
        <w:t>takes</w:t>
      </w:r>
      <w:proofErr w:type="gramEnd"/>
      <w:r w:rsidR="00EA1229">
        <w:rPr>
          <w:lang w:val="en-US"/>
        </w:rPr>
        <w:t xml:space="preserve"> place in the Victor radio, while AWACS communications take place on the Uniform radio.</w:t>
      </w:r>
    </w:p>
    <w:p w14:paraId="795D88E1" w14:textId="77777777" w:rsidR="008A1E0C" w:rsidRPr="008503F7" w:rsidRDefault="00EA1229" w:rsidP="00EA6474">
      <w:pPr>
        <w:numPr>
          <w:ilvl w:val="0"/>
          <w:numId w:val="32"/>
        </w:numPr>
        <w:rPr>
          <w:lang w:val="en-US"/>
        </w:rPr>
      </w:pPr>
      <w:proofErr w:type="gramStart"/>
      <w:r w:rsidRPr="00BF6D5E">
        <w:rPr>
          <w:b/>
          <w:iCs/>
          <w:lang w:val="en-US"/>
        </w:rPr>
        <w:t>CNTRL:</w:t>
      </w:r>
      <w:r w:rsidR="008A1E0C" w:rsidRPr="0026445C">
        <w:rPr>
          <w:i/>
          <w:iCs/>
          <w:lang w:val="en-US"/>
        </w:rPr>
        <w:t>“</w:t>
      </w:r>
      <w:proofErr w:type="gramEnd"/>
      <w:r w:rsidR="008A1E0C" w:rsidRPr="0026445C">
        <w:rPr>
          <w:i/>
          <w:iCs/>
          <w:lang w:val="en-US"/>
        </w:rPr>
        <w:t>JEDI8-1, Approach. Contact DARKSTAR on 237.0”</w:t>
      </w:r>
    </w:p>
    <w:p w14:paraId="795D88E2" w14:textId="77777777" w:rsidR="008A1E0C" w:rsidRPr="008503F7" w:rsidRDefault="00EA1229" w:rsidP="00EA6474">
      <w:pPr>
        <w:numPr>
          <w:ilvl w:val="0"/>
          <w:numId w:val="32"/>
        </w:numPr>
        <w:rPr>
          <w:lang w:val="en-US"/>
        </w:rPr>
      </w:pPr>
      <w:proofErr w:type="spellStart"/>
      <w:proofErr w:type="gramStart"/>
      <w:r w:rsidRPr="00BF6D5E">
        <w:rPr>
          <w:b/>
          <w:iCs/>
          <w:lang w:val="en-US"/>
        </w:rPr>
        <w:t>FL:</w:t>
      </w:r>
      <w:r w:rsidR="008A1E0C" w:rsidRPr="00BF6D5E">
        <w:rPr>
          <w:b/>
          <w:iCs/>
          <w:lang w:val="en-US"/>
        </w:rPr>
        <w:t>“</w:t>
      </w:r>
      <w:proofErr w:type="gramEnd"/>
      <w:r w:rsidR="008A1E0C" w:rsidRPr="0026445C">
        <w:rPr>
          <w:i/>
          <w:iCs/>
          <w:lang w:val="en-US"/>
        </w:rPr>
        <w:t>Contacting</w:t>
      </w:r>
      <w:proofErr w:type="spellEnd"/>
      <w:r w:rsidR="008A1E0C" w:rsidRPr="0026445C">
        <w:rPr>
          <w:i/>
          <w:iCs/>
          <w:lang w:val="en-US"/>
        </w:rPr>
        <w:t xml:space="preserve"> DARKSTAR on 237.0, JEDI8-1”</w:t>
      </w:r>
    </w:p>
    <w:p w14:paraId="795D88E3" w14:textId="77777777" w:rsidR="008A1E0C" w:rsidRPr="008503F7" w:rsidRDefault="008A1E0C" w:rsidP="00EA1229">
      <w:pPr>
        <w:rPr>
          <w:lang w:val="en-US"/>
        </w:rPr>
      </w:pPr>
      <w:r w:rsidRPr="0026445C">
        <w:rPr>
          <w:lang w:val="en-US"/>
        </w:rPr>
        <w:t xml:space="preserve">FL and the flight will </w:t>
      </w:r>
      <w:proofErr w:type="spellStart"/>
      <w:r w:rsidR="00EA1229">
        <w:rPr>
          <w:lang w:val="en-US"/>
        </w:rPr>
        <w:t>thenswitch</w:t>
      </w:r>
      <w:proofErr w:type="spellEnd"/>
      <w:r w:rsidR="00EA1229">
        <w:rPr>
          <w:lang w:val="en-US"/>
        </w:rPr>
        <w:t xml:space="preserve"> internal radio to victor, to use uniform for AWACS, </w:t>
      </w:r>
      <w:r w:rsidRPr="0026445C">
        <w:rPr>
          <w:lang w:val="en-US"/>
        </w:rPr>
        <w:t>before checking in with DARKSTAR</w:t>
      </w:r>
    </w:p>
    <w:p w14:paraId="795D88E4"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”JEDI</w:t>
      </w:r>
      <w:proofErr w:type="gramEnd"/>
      <w:r w:rsidRPr="008503F7">
        <w:rPr>
          <w:lang w:val="en-US"/>
        </w:rPr>
        <w:t>, push Victor preset 1”</w:t>
      </w:r>
    </w:p>
    <w:p w14:paraId="795D88E5" w14:textId="77777777"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795D88E6"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check Victor”</w:t>
      </w:r>
    </w:p>
    <w:p w14:paraId="795D88E7"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795D88E8" w14:textId="77777777" w:rsidR="00EA1229" w:rsidRPr="008503F7" w:rsidRDefault="00EA1229" w:rsidP="00EA6474">
      <w:pPr>
        <w:numPr>
          <w:ilvl w:val="0"/>
          <w:numId w:val="31"/>
        </w:numPr>
        <w:tabs>
          <w:tab w:val="num" w:pos="1080"/>
        </w:tabs>
        <w:rPr>
          <w:lang w:val="en-US"/>
        </w:rPr>
      </w:pPr>
      <w:r w:rsidRPr="008503F7">
        <w:rPr>
          <w:b/>
          <w:lang w:val="en-US"/>
        </w:rPr>
        <w:t>FL (On Victor)</w:t>
      </w:r>
      <w:proofErr w:type="gramStart"/>
      <w:r w:rsidRPr="008503F7">
        <w:rPr>
          <w:b/>
          <w:lang w:val="en-US"/>
        </w:rPr>
        <w:t>:</w:t>
      </w:r>
      <w:r w:rsidRPr="008503F7">
        <w:rPr>
          <w:lang w:val="en-US"/>
        </w:rPr>
        <w:t xml:space="preserve"> ”JEDI</w:t>
      </w:r>
      <w:proofErr w:type="gramEnd"/>
      <w:r w:rsidRPr="008503F7">
        <w:rPr>
          <w:lang w:val="en-US"/>
        </w:rPr>
        <w:t>, push Uniform, preset  4”</w:t>
      </w:r>
    </w:p>
    <w:p w14:paraId="795D88E9" w14:textId="77777777"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14:paraId="795D88EA" w14:textId="77777777" w:rsidR="00EA1229" w:rsidRPr="008503F7" w:rsidRDefault="00EA1229" w:rsidP="00EA6474">
      <w:pPr>
        <w:numPr>
          <w:ilvl w:val="0"/>
          <w:numId w:val="31"/>
        </w:numPr>
        <w:tabs>
          <w:tab w:val="num" w:pos="1080"/>
        </w:tabs>
        <w:rPr>
          <w:lang w:val="en-US"/>
        </w:rPr>
      </w:pPr>
      <w:r w:rsidRPr="008503F7">
        <w:rPr>
          <w:b/>
          <w:lang w:val="en-US"/>
        </w:rPr>
        <w:t>FL (On Uniform)</w:t>
      </w:r>
      <w:proofErr w:type="gramStart"/>
      <w:r w:rsidRPr="008503F7">
        <w:rPr>
          <w:b/>
          <w:lang w:val="en-US"/>
        </w:rPr>
        <w:t>:</w:t>
      </w:r>
      <w:r w:rsidRPr="008503F7">
        <w:rPr>
          <w:lang w:val="en-US"/>
        </w:rPr>
        <w:t xml:space="preserve"> ”J</w:t>
      </w:r>
      <w:r w:rsidR="00E732F1" w:rsidRPr="008503F7">
        <w:rPr>
          <w:lang w:val="en-US"/>
        </w:rPr>
        <w:t>EDI</w:t>
      </w:r>
      <w:proofErr w:type="gramEnd"/>
      <w:r w:rsidRPr="008503F7">
        <w:rPr>
          <w:lang w:val="en-US"/>
        </w:rPr>
        <w:t>, check Uniform”</w:t>
      </w:r>
    </w:p>
    <w:p w14:paraId="795D88EB" w14:textId="77777777"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14:paraId="795D88EC" w14:textId="77777777" w:rsidR="008A1E0C" w:rsidRPr="008503F7" w:rsidRDefault="00EA1229" w:rsidP="00EA6474">
      <w:pPr>
        <w:numPr>
          <w:ilvl w:val="0"/>
          <w:numId w:val="31"/>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DARKSTAR , JEDI8-1 with you at FL240 passing MUKHRANI.”</w:t>
      </w:r>
    </w:p>
    <w:p w14:paraId="795D88ED" w14:textId="77777777" w:rsidR="008A1E0C" w:rsidRPr="008503F7" w:rsidRDefault="008A1E0C" w:rsidP="00EA1229">
      <w:pPr>
        <w:rPr>
          <w:lang w:val="en-US"/>
        </w:rPr>
      </w:pPr>
      <w:r w:rsidRPr="0026445C">
        <w:rPr>
          <w:lang w:val="en-US"/>
        </w:rPr>
        <w:t>DARKSTAR will at this point perform an authentication using the AET-100 table.</w:t>
      </w:r>
    </w:p>
    <w:p w14:paraId="795D88EE"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JEDI8-1, DARKSTAR . Authenticate ALPHA DELTA TANGO</w:t>
      </w:r>
      <w:r w:rsidR="008A1E0C" w:rsidRPr="0026445C">
        <w:rPr>
          <w:b/>
          <w:bCs/>
          <w:i/>
          <w:iCs/>
          <w:lang w:val="en-US"/>
        </w:rPr>
        <w:t>”</w:t>
      </w:r>
    </w:p>
    <w:p w14:paraId="795D88EF" w14:textId="77777777" w:rsidR="008A1E0C" w:rsidRPr="008503F7" w:rsidRDefault="00EA1229" w:rsidP="00EA6474">
      <w:pPr>
        <w:numPr>
          <w:ilvl w:val="0"/>
          <w:numId w:val="30"/>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JEDI8-1 authenticates ZULU. Authenticate ALPHA KILO INDIA”</w:t>
      </w:r>
    </w:p>
    <w:p w14:paraId="795D88F0"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DARKSTAR authenticates HOTEL. JEDI8-1 send check-in”</w:t>
      </w:r>
    </w:p>
    <w:p w14:paraId="795D88F1" w14:textId="77777777" w:rsidR="008A1E0C" w:rsidRPr="008503F7" w:rsidRDefault="00EA1229" w:rsidP="00EA6474">
      <w:pPr>
        <w:numPr>
          <w:ilvl w:val="0"/>
          <w:numId w:val="30"/>
        </w:numPr>
        <w:rPr>
          <w:lang w:val="en-US"/>
        </w:rPr>
      </w:pPr>
      <w:proofErr w:type="gramStart"/>
      <w:r w:rsidRPr="00EA1229">
        <w:rPr>
          <w:b/>
          <w:iCs/>
          <w:lang w:val="en-US"/>
        </w:rPr>
        <w:t>FL:</w:t>
      </w:r>
      <w:r w:rsidR="008A1E0C" w:rsidRPr="0026445C">
        <w:rPr>
          <w:i/>
          <w:iCs/>
          <w:lang w:val="en-US"/>
        </w:rPr>
        <w:t>“</w:t>
      </w:r>
      <w:proofErr w:type="gramEnd"/>
      <w:r w:rsidR="008A1E0C" w:rsidRPr="0026445C">
        <w:rPr>
          <w:i/>
          <w:iCs/>
          <w:lang w:val="en-US"/>
        </w:rPr>
        <w:t xml:space="preserve">DARKSTAR, JEDI8 is two times </w:t>
      </w:r>
      <w:r>
        <w:rPr>
          <w:i/>
          <w:iCs/>
          <w:lang w:val="en-US"/>
        </w:rPr>
        <w:t>F-16s</w:t>
      </w:r>
      <w:r w:rsidR="008A1E0C" w:rsidRPr="0026445C">
        <w:rPr>
          <w:i/>
          <w:iCs/>
          <w:lang w:val="en-US"/>
        </w:rPr>
        <w:t xml:space="preserve"> checking in as fragged”</w:t>
      </w:r>
    </w:p>
    <w:p w14:paraId="795D88F2" w14:textId="77777777" w:rsidR="008A1E0C" w:rsidRPr="008503F7" w:rsidRDefault="00EA1229" w:rsidP="00EA6474">
      <w:pPr>
        <w:numPr>
          <w:ilvl w:val="0"/>
          <w:numId w:val="30"/>
        </w:numPr>
        <w:rPr>
          <w:lang w:val="en-US"/>
        </w:rPr>
      </w:pPr>
      <w:proofErr w:type="gramStart"/>
      <w:r w:rsidRPr="00EA1229">
        <w:rPr>
          <w:b/>
          <w:iCs/>
          <w:lang w:val="en-US"/>
        </w:rPr>
        <w:t>AWACS:</w:t>
      </w:r>
      <w:r w:rsidR="008A1E0C" w:rsidRPr="0026445C">
        <w:rPr>
          <w:i/>
          <w:iCs/>
          <w:lang w:val="en-US"/>
        </w:rPr>
        <w:t>“</w:t>
      </w:r>
      <w:proofErr w:type="gramEnd"/>
      <w:r w:rsidR="008A1E0C" w:rsidRPr="0026445C">
        <w:rPr>
          <w:i/>
          <w:iCs/>
          <w:lang w:val="en-US"/>
        </w:rPr>
        <w:t>JEDI8-1, DARKSTAR. Copy, continue as fragged”</w:t>
      </w:r>
    </w:p>
    <w:p w14:paraId="795D88F3" w14:textId="77777777" w:rsidR="00DF50BB" w:rsidRPr="00DF50BB" w:rsidRDefault="00EA1229" w:rsidP="00EA6474">
      <w:pPr>
        <w:numPr>
          <w:ilvl w:val="0"/>
          <w:numId w:val="30"/>
        </w:numPr>
        <w:tabs>
          <w:tab w:val="num" w:pos="1080"/>
        </w:tabs>
        <w:rPr>
          <w:lang w:val="nb-NO"/>
        </w:rPr>
      </w:pPr>
      <w:proofErr w:type="gramStart"/>
      <w:r w:rsidRPr="00EA1229">
        <w:rPr>
          <w:b/>
          <w:iCs/>
          <w:lang w:val="en-US"/>
        </w:rPr>
        <w:t>FL:</w:t>
      </w:r>
      <w:r w:rsidR="008A1E0C" w:rsidRPr="0026445C">
        <w:rPr>
          <w:i/>
          <w:iCs/>
          <w:lang w:val="en-US"/>
        </w:rPr>
        <w:t>“</w:t>
      </w:r>
      <w:proofErr w:type="gramEnd"/>
      <w:r w:rsidR="008A1E0C" w:rsidRPr="0026445C">
        <w:rPr>
          <w:i/>
          <w:iCs/>
          <w:lang w:val="en-US"/>
        </w:rPr>
        <w:t>JEDI8-1”</w:t>
      </w:r>
    </w:p>
    <w:p w14:paraId="795D88F4" w14:textId="77777777" w:rsidR="00DF50BB" w:rsidRDefault="00DF50BB" w:rsidP="00DF50BB">
      <w:pPr>
        <w:tabs>
          <w:tab w:val="num" w:pos="1080"/>
        </w:tabs>
        <w:ind w:left="360"/>
        <w:rPr>
          <w:lang w:val="nb-NO"/>
        </w:rPr>
      </w:pPr>
    </w:p>
    <w:p w14:paraId="795D88F5" w14:textId="77777777"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NoSpacingChar"/>
        </w:rPr>
        <w:t xml:space="preserve">continue on its </w:t>
      </w:r>
      <w:r w:rsidR="00BF6D5E">
        <w:rPr>
          <w:rStyle w:val="NoSpacingChar"/>
        </w:rPr>
        <w:t>training</w:t>
      </w:r>
      <w:r w:rsidRPr="00BF6D5E">
        <w:rPr>
          <w:rStyle w:val="NoSpacingChar"/>
        </w:rPr>
        <w:t xml:space="preserve"> as </w:t>
      </w:r>
      <w:r w:rsidR="00DF50BB" w:rsidRPr="00BF6D5E">
        <w:rPr>
          <w:rStyle w:val="NoSpacingChar"/>
        </w:rPr>
        <w:t>fragged (as ordered</w:t>
      </w:r>
      <w:r w:rsidR="00BF6D5E">
        <w:rPr>
          <w:rStyle w:val="NoSpacingChar"/>
        </w:rPr>
        <w:t xml:space="preserve">/planned/stated in </w:t>
      </w:r>
      <w:proofErr w:type="spellStart"/>
      <w:r w:rsidR="00BF6D5E">
        <w:rPr>
          <w:rStyle w:val="NoSpacingChar"/>
        </w:rPr>
        <w:t>flightplan</w:t>
      </w:r>
      <w:proofErr w:type="spellEnd"/>
      <w:r w:rsidR="00DF50BB" w:rsidRPr="00DF50BB">
        <w:t>)</w:t>
      </w:r>
      <w:r w:rsidRPr="00DF50BB">
        <w:t>.</w:t>
      </w:r>
      <w:r w:rsidRPr="0026445C">
        <w:br/>
      </w:r>
      <w:r w:rsidRPr="0026445C">
        <w:br/>
        <w:t>DARK</w:t>
      </w:r>
      <w:r w:rsidR="00BF6D5E">
        <w:t xml:space="preserve">STAR might choose to push you </w:t>
      </w:r>
      <w:r w:rsidRPr="0026445C">
        <w:t xml:space="preserve">to another Weapons Director, like MAGIC or CRYSTAL. However, </w:t>
      </w:r>
      <w:r w:rsidR="00BF6D5E">
        <w:t>combat communications and AWACS check-</w:t>
      </w:r>
      <w:proofErr w:type="spellStart"/>
      <w:r w:rsidR="00BF6D5E">
        <w:t>in</w:t>
      </w:r>
      <w:r w:rsidRPr="0026445C">
        <w:t>is</w:t>
      </w:r>
      <w:proofErr w:type="spellEnd"/>
      <w:r w:rsidRPr="0026445C">
        <w:t xml:space="preserve"> beyond the scope of this </w:t>
      </w:r>
      <w:r w:rsidR="00BF6D5E">
        <w:t>lesson</w:t>
      </w:r>
      <w:r w:rsidRPr="0026445C">
        <w:t>.</w:t>
      </w:r>
    </w:p>
    <w:p w14:paraId="795D88F6" w14:textId="77777777" w:rsidR="0026445C" w:rsidRDefault="0026445C" w:rsidP="00CF6AD1">
      <w:pPr>
        <w:rPr>
          <w:lang w:val="en-US"/>
        </w:rPr>
      </w:pPr>
    </w:p>
    <w:p w14:paraId="795D88F7" w14:textId="77777777"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14:paraId="795D88F8" w14:textId="77777777" w:rsidR="008A1E0C" w:rsidRPr="008503F7" w:rsidRDefault="008A1E0C" w:rsidP="00EA6474">
      <w:pPr>
        <w:numPr>
          <w:ilvl w:val="0"/>
          <w:numId w:val="15"/>
        </w:numPr>
        <w:rPr>
          <w:lang w:val="en-US"/>
        </w:rPr>
      </w:pPr>
      <w:r w:rsidRPr="0026445C">
        <w:rPr>
          <w:lang w:val="en-US"/>
        </w:rPr>
        <w:t xml:space="preserve">How to prepare </w:t>
      </w:r>
      <w:proofErr w:type="gramStart"/>
      <w:r w:rsidRPr="0026445C">
        <w:rPr>
          <w:lang w:val="en-US"/>
        </w:rPr>
        <w:t>ourselves</w:t>
      </w:r>
      <w:proofErr w:type="gramEnd"/>
      <w:r w:rsidRPr="0026445C">
        <w:rPr>
          <w:lang w:val="en-US"/>
        </w:rPr>
        <w:t xml:space="preserve"> and the aircraft in order to use radio efficiently</w:t>
      </w:r>
    </w:p>
    <w:p w14:paraId="795D88F9" w14:textId="77777777" w:rsidR="008A1E0C" w:rsidRPr="008503F7" w:rsidRDefault="008A1E0C" w:rsidP="00EA6474">
      <w:pPr>
        <w:numPr>
          <w:ilvl w:val="0"/>
          <w:numId w:val="15"/>
        </w:numPr>
        <w:rPr>
          <w:lang w:val="en-US"/>
        </w:rPr>
      </w:pPr>
      <w:r w:rsidRPr="0026445C">
        <w:rPr>
          <w:lang w:val="en-US"/>
        </w:rPr>
        <w:t xml:space="preserve">The necessary clearances needed and what agencies </w:t>
      </w:r>
      <w:proofErr w:type="gramStart"/>
      <w:r w:rsidRPr="0026445C">
        <w:rPr>
          <w:lang w:val="en-US"/>
        </w:rPr>
        <w:t>are able to</w:t>
      </w:r>
      <w:proofErr w:type="gramEnd"/>
      <w:r w:rsidRPr="0026445C">
        <w:rPr>
          <w:lang w:val="en-US"/>
        </w:rPr>
        <w:t xml:space="preserve"> provide them</w:t>
      </w:r>
    </w:p>
    <w:p w14:paraId="795D88FA" w14:textId="77777777"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pattern, and the rest will come easily</w:t>
      </w:r>
      <w:r w:rsidR="00BF6D5E">
        <w:rPr>
          <w:lang w:val="en-US"/>
        </w:rPr>
        <w:t>.</w:t>
      </w:r>
    </w:p>
    <w:p w14:paraId="795D88FB" w14:textId="77777777" w:rsidR="008A1E0C" w:rsidRPr="0026445C" w:rsidRDefault="008A1E0C" w:rsidP="00EA6474">
      <w:pPr>
        <w:numPr>
          <w:ilvl w:val="1"/>
          <w:numId w:val="15"/>
        </w:numPr>
        <w:rPr>
          <w:lang w:val="nb-NO"/>
        </w:rPr>
      </w:pPr>
      <w:r w:rsidRPr="0026445C">
        <w:rPr>
          <w:lang w:val="en-US"/>
        </w:rPr>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14:paraId="795D88FC" w14:textId="77777777" w:rsidR="008A1E0C" w:rsidRPr="008503F7" w:rsidRDefault="008A1E0C" w:rsidP="00EA6474">
      <w:pPr>
        <w:numPr>
          <w:ilvl w:val="1"/>
          <w:numId w:val="15"/>
        </w:numPr>
        <w:rPr>
          <w:lang w:val="en-US"/>
        </w:rPr>
      </w:pPr>
      <w:r w:rsidRPr="0026445C">
        <w:rPr>
          <w:lang w:val="en-US"/>
        </w:rPr>
        <w:t xml:space="preserve">Listen in on what your Flight Lead is saying on </w:t>
      </w:r>
      <w:r w:rsidR="00BF6D5E">
        <w:rPr>
          <w:lang w:val="en-US"/>
        </w:rPr>
        <w:t>both radios</w:t>
      </w:r>
      <w:r w:rsidRPr="0026445C">
        <w:rPr>
          <w:lang w:val="en-US"/>
        </w:rPr>
        <w:t>. What will he ask for next?</w:t>
      </w:r>
    </w:p>
    <w:p w14:paraId="795D88FD" w14:textId="77777777" w:rsidR="008A1E0C" w:rsidRPr="008503F7" w:rsidRDefault="008A1E0C" w:rsidP="00EA6474">
      <w:pPr>
        <w:numPr>
          <w:ilvl w:val="1"/>
          <w:numId w:val="15"/>
        </w:numPr>
        <w:rPr>
          <w:lang w:val="en-US"/>
        </w:rPr>
      </w:pPr>
      <w:r w:rsidRPr="0026445C">
        <w:rPr>
          <w:lang w:val="en-US"/>
        </w:rPr>
        <w:lastRenderedPageBreak/>
        <w:t>Should you end up as a singleton – Don’t panic! Remember the clearances and their sequence. On returning to base, the procedure is almost the exact opposite.</w:t>
      </w:r>
    </w:p>
    <w:p w14:paraId="795D88FE" w14:textId="77777777" w:rsidR="008A1E0C" w:rsidRPr="008503F7" w:rsidRDefault="008A1E0C" w:rsidP="00EA6474">
      <w:pPr>
        <w:numPr>
          <w:ilvl w:val="1"/>
          <w:numId w:val="15"/>
        </w:numPr>
        <w:rPr>
          <w:lang w:val="en-US"/>
        </w:rPr>
      </w:pPr>
      <w:r w:rsidRPr="0026445C">
        <w:rPr>
          <w:lang w:val="en-US"/>
        </w:rPr>
        <w:t>Remember that instructions or messages are of no use if it is not received or misunderstood. There is no shame in asking the agency to repeat the message. To the best of your ability - make sure you received everything correctly</w:t>
      </w:r>
      <w:r w:rsidR="00BF6D5E">
        <w:rPr>
          <w:lang w:val="en-US"/>
        </w:rPr>
        <w:t>.</w:t>
      </w:r>
    </w:p>
    <w:p w14:paraId="795D88FF" w14:textId="77777777" w:rsidR="008A1E0C" w:rsidRPr="008503F7" w:rsidRDefault="008A1E0C" w:rsidP="00EA6474">
      <w:pPr>
        <w:numPr>
          <w:ilvl w:val="0"/>
          <w:numId w:val="15"/>
        </w:numPr>
        <w:rPr>
          <w:lang w:val="en-US"/>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14:paraId="795D8900" w14:textId="77777777" w:rsidR="0026445C" w:rsidRPr="008503F7" w:rsidRDefault="0026445C" w:rsidP="00CF6AD1">
      <w:pPr>
        <w:rPr>
          <w:lang w:val="en-US"/>
        </w:rPr>
      </w:pPr>
    </w:p>
    <w:p w14:paraId="795D8901" w14:textId="77777777" w:rsidR="0026445C" w:rsidRPr="008503F7" w:rsidRDefault="0026445C" w:rsidP="00CF6AD1">
      <w:pPr>
        <w:rPr>
          <w:lang w:val="en-US"/>
        </w:rPr>
      </w:pPr>
      <w:r w:rsidRPr="008503F7">
        <w:rPr>
          <w:lang w:val="en-US"/>
        </w:rPr>
        <w:t>RETURNING TO BASE</w:t>
      </w:r>
    </w:p>
    <w:p w14:paraId="795D8902" w14:textId="77777777" w:rsidR="0026445C" w:rsidRPr="008503F7" w:rsidRDefault="0026445C" w:rsidP="0026445C">
      <w:pPr>
        <w:rPr>
          <w:lang w:val="en-US"/>
        </w:rPr>
      </w:pPr>
      <w:r w:rsidRPr="0026445C">
        <w:rPr>
          <w:lang w:val="en-US"/>
        </w:rPr>
        <w:t>The procedure for getting home can be broken into the following steps:</w:t>
      </w:r>
    </w:p>
    <w:p w14:paraId="795D8903" w14:textId="77777777" w:rsidR="008A1E0C" w:rsidRPr="0026445C" w:rsidRDefault="008A1E0C" w:rsidP="00EA6474">
      <w:pPr>
        <w:numPr>
          <w:ilvl w:val="1"/>
          <w:numId w:val="16"/>
        </w:numPr>
        <w:rPr>
          <w:lang w:val="nb-NO"/>
        </w:rPr>
      </w:pPr>
      <w:r w:rsidRPr="0026445C">
        <w:rPr>
          <w:lang w:val="en-US"/>
        </w:rPr>
        <w:t>Checking out with AWACS</w:t>
      </w:r>
    </w:p>
    <w:p w14:paraId="795D8904" w14:textId="77777777" w:rsidR="008A1E0C" w:rsidRPr="008503F7" w:rsidRDefault="008A1E0C" w:rsidP="00EA6474">
      <w:pPr>
        <w:numPr>
          <w:ilvl w:val="1"/>
          <w:numId w:val="16"/>
        </w:numPr>
        <w:rPr>
          <w:lang w:val="en-US"/>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14:paraId="795D8905" w14:textId="77777777" w:rsidR="008A1E0C" w:rsidRPr="008503F7" w:rsidRDefault="008A1E0C" w:rsidP="00EA6474">
      <w:pPr>
        <w:numPr>
          <w:ilvl w:val="1"/>
          <w:numId w:val="16"/>
        </w:numPr>
        <w:rPr>
          <w:lang w:val="en-US"/>
        </w:rPr>
      </w:pPr>
      <w:r w:rsidRPr="0026445C">
        <w:rPr>
          <w:lang w:val="en-US"/>
        </w:rPr>
        <w:t>Check in with TOWER to receive final vectors and Clearance to Land</w:t>
      </w:r>
    </w:p>
    <w:p w14:paraId="795D8906" w14:textId="77777777" w:rsidR="008A1E0C" w:rsidRPr="008503F7" w:rsidRDefault="008A1E0C" w:rsidP="00EA6474">
      <w:pPr>
        <w:numPr>
          <w:ilvl w:val="1"/>
          <w:numId w:val="16"/>
        </w:numPr>
        <w:rPr>
          <w:lang w:val="en-US"/>
        </w:rPr>
      </w:pPr>
      <w:r w:rsidRPr="0026445C">
        <w:rPr>
          <w:lang w:val="en-US"/>
        </w:rPr>
        <w:t>Check in with GROUND to receive taxiing instructions back to parking</w:t>
      </w:r>
    </w:p>
    <w:p w14:paraId="795D8907" w14:textId="77777777" w:rsidR="0026445C" w:rsidRPr="008503F7" w:rsidRDefault="0026445C" w:rsidP="00BF6D5E">
      <w:pPr>
        <w:jc w:val="left"/>
        <w:rPr>
          <w:lang w:val="en-US"/>
        </w:rPr>
      </w:pPr>
      <w:r w:rsidRPr="00BF6D5E">
        <w:rPr>
          <w:iCs/>
          <w:lang w:val="en-US"/>
        </w:rPr>
        <w:t xml:space="preserve">It </w:t>
      </w:r>
      <w:proofErr w:type="gramStart"/>
      <w:r w:rsidRPr="00BF6D5E">
        <w:rPr>
          <w:iCs/>
          <w:lang w:val="en-US"/>
        </w:rPr>
        <w:t>is more or less</w:t>
      </w:r>
      <w:proofErr w:type="gramEnd"/>
      <w:r w:rsidRPr="00BF6D5E">
        <w:rPr>
          <w:iCs/>
          <w:lang w:val="en-US"/>
        </w:rPr>
        <w:t xml:space="preserve"> the exact opposite of what we do on departure!</w:t>
      </w:r>
    </w:p>
    <w:p w14:paraId="795D8908" w14:textId="77777777" w:rsidR="0026445C" w:rsidRPr="008503F7" w:rsidRDefault="0026445C" w:rsidP="0026445C">
      <w:pPr>
        <w:rPr>
          <w:lang w:val="en-US"/>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 xml:space="preserve">back home safely. There is too much variation to what could be transmitted in order to give examples for everything in this presentation. However, these instructions are </w:t>
      </w:r>
      <w:proofErr w:type="gramStart"/>
      <w:r w:rsidRPr="0026445C">
        <w:rPr>
          <w:lang w:val="en-US"/>
        </w:rPr>
        <w:t>fairly straight</w:t>
      </w:r>
      <w:proofErr w:type="gramEnd"/>
      <w:r w:rsidRPr="0026445C">
        <w:rPr>
          <w:lang w:val="en-US"/>
        </w:rPr>
        <w:t xml:space="preserve"> forward and self-explanatory.</w:t>
      </w:r>
    </w:p>
    <w:p w14:paraId="795D8909" w14:textId="77777777" w:rsidR="0026445C" w:rsidRPr="008503F7" w:rsidRDefault="0026445C" w:rsidP="00CF6AD1">
      <w:pPr>
        <w:rPr>
          <w:lang w:val="en-US"/>
        </w:rPr>
      </w:pPr>
    </w:p>
    <w:p w14:paraId="795D890A" w14:textId="77777777" w:rsidR="0026445C" w:rsidRPr="008503F7" w:rsidRDefault="0026445C" w:rsidP="0026445C">
      <w:pPr>
        <w:rPr>
          <w:lang w:val="en-US"/>
        </w:rPr>
      </w:pPr>
      <w:r w:rsidRPr="0026445C">
        <w:rPr>
          <w:lang w:val="en-US"/>
        </w:rPr>
        <w:t>There are a few terms that you might encounter on your way back:</w:t>
      </w:r>
    </w:p>
    <w:p w14:paraId="795D890B" w14:textId="77777777" w:rsidR="008A1E0C" w:rsidRPr="008503F7" w:rsidRDefault="008A1E0C" w:rsidP="00EA6474">
      <w:pPr>
        <w:numPr>
          <w:ilvl w:val="0"/>
          <w:numId w:val="17"/>
        </w:numPr>
        <w:jc w:val="left"/>
        <w:rPr>
          <w:lang w:val="en-US"/>
        </w:rPr>
      </w:pPr>
      <w:r w:rsidRPr="0026445C">
        <w:rPr>
          <w:b/>
          <w:bCs/>
          <w:lang w:val="en-US"/>
        </w:rPr>
        <w:t>Straight-in Approach:</w:t>
      </w:r>
      <w:r w:rsidRPr="0026445C">
        <w:rPr>
          <w:lang w:val="en-US"/>
        </w:rPr>
        <w:br/>
        <w:t xml:space="preserve">This is the normal airliner type landing where you come straight on to the runway from 8-10nm on a nice </w:t>
      </w:r>
      <w:proofErr w:type="gramStart"/>
      <w:r w:rsidRPr="0026445C">
        <w:rPr>
          <w:lang w:val="en-US"/>
        </w:rPr>
        <w:t>glide-slope</w:t>
      </w:r>
      <w:proofErr w:type="gramEnd"/>
    </w:p>
    <w:p w14:paraId="795D890C" w14:textId="77777777" w:rsidR="00BF6D5E" w:rsidRPr="008503F7" w:rsidRDefault="00BF6D5E" w:rsidP="00BF6D5E">
      <w:pPr>
        <w:ind w:left="360"/>
        <w:jc w:val="left"/>
        <w:rPr>
          <w:lang w:val="en-US"/>
        </w:rPr>
      </w:pPr>
    </w:p>
    <w:p w14:paraId="795D890D" w14:textId="77777777" w:rsidR="00BF6D5E" w:rsidRPr="008503F7" w:rsidRDefault="008A1E0C" w:rsidP="00EA6474">
      <w:pPr>
        <w:numPr>
          <w:ilvl w:val="0"/>
          <w:numId w:val="17"/>
        </w:numPr>
        <w:jc w:val="left"/>
        <w:rPr>
          <w:lang w:val="en-US"/>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14:paraId="795D890E" w14:textId="77777777" w:rsidR="00BF6D5E" w:rsidRPr="008503F7" w:rsidRDefault="00BF6D5E" w:rsidP="00BF6D5E">
      <w:pPr>
        <w:ind w:left="360"/>
        <w:jc w:val="left"/>
        <w:rPr>
          <w:lang w:val="en-US"/>
        </w:rPr>
      </w:pPr>
    </w:p>
    <w:p w14:paraId="795D890F" w14:textId="77777777" w:rsidR="008A1E0C" w:rsidRPr="008503F7" w:rsidRDefault="008A1E0C" w:rsidP="00EA6474">
      <w:pPr>
        <w:numPr>
          <w:ilvl w:val="0"/>
          <w:numId w:val="17"/>
        </w:numPr>
        <w:jc w:val="left"/>
        <w:rPr>
          <w:lang w:val="en-US"/>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14:paraId="795D8910" w14:textId="77777777" w:rsidR="00BF6D5E" w:rsidRPr="008503F7" w:rsidRDefault="00BF6D5E" w:rsidP="00BF6D5E">
      <w:pPr>
        <w:jc w:val="left"/>
        <w:rPr>
          <w:lang w:val="en-US"/>
        </w:rPr>
      </w:pPr>
    </w:p>
    <w:p w14:paraId="795D8911" w14:textId="77777777" w:rsidR="008A1E0C" w:rsidRPr="008503F7" w:rsidRDefault="008A1E0C" w:rsidP="00EA6474">
      <w:pPr>
        <w:numPr>
          <w:ilvl w:val="0"/>
          <w:numId w:val="17"/>
        </w:numPr>
        <w:jc w:val="left"/>
        <w:rPr>
          <w:lang w:val="en-US"/>
        </w:rPr>
      </w:pPr>
      <w:r w:rsidRPr="0026445C">
        <w:rPr>
          <w:b/>
          <w:bCs/>
          <w:lang w:val="en-US"/>
        </w:rPr>
        <w:t>Pattern Altitude:</w:t>
      </w:r>
      <w:r w:rsidRPr="0026445C">
        <w:rPr>
          <w:b/>
          <w:bCs/>
          <w:lang w:val="en-US"/>
        </w:rPr>
        <w:br/>
      </w:r>
      <w:r w:rsidRPr="0026445C">
        <w:rPr>
          <w:lang w:val="en-US"/>
        </w:rPr>
        <w:t xml:space="preserve">The altitude flights </w:t>
      </w:r>
      <w:proofErr w:type="gramStart"/>
      <w:r w:rsidRPr="0026445C">
        <w:rPr>
          <w:lang w:val="en-US"/>
        </w:rPr>
        <w:t>entering into</w:t>
      </w:r>
      <w:proofErr w:type="gramEnd"/>
      <w:r w:rsidRPr="0026445C">
        <w:rPr>
          <w:lang w:val="en-US"/>
        </w:rPr>
        <w:t xml:space="preserve"> the pattern is expected to keep</w:t>
      </w:r>
    </w:p>
    <w:p w14:paraId="795D8912" w14:textId="77777777" w:rsidR="00BF6D5E" w:rsidRPr="008503F7" w:rsidRDefault="00BF6D5E" w:rsidP="00BF6D5E">
      <w:pPr>
        <w:jc w:val="left"/>
        <w:rPr>
          <w:lang w:val="en-US"/>
        </w:rPr>
      </w:pPr>
    </w:p>
    <w:p w14:paraId="795D8913" w14:textId="77777777"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14:paraId="795D8914" w14:textId="77777777" w:rsidR="0026445C" w:rsidRDefault="0026445C" w:rsidP="0026445C">
      <w:pPr>
        <w:rPr>
          <w:b/>
          <w:bCs/>
          <w:lang w:val="en-US"/>
        </w:rPr>
      </w:pPr>
    </w:p>
    <w:p w14:paraId="795D8915" w14:textId="77777777" w:rsidR="0026445C" w:rsidRDefault="0026445C" w:rsidP="0026445C">
      <w:pPr>
        <w:rPr>
          <w:b/>
          <w:bCs/>
          <w:lang w:val="en-US"/>
        </w:rPr>
      </w:pPr>
    </w:p>
    <w:p w14:paraId="795D8916" w14:textId="77777777" w:rsidR="0026445C" w:rsidRDefault="0026445C" w:rsidP="0026445C">
      <w:pPr>
        <w:rPr>
          <w:b/>
          <w:bCs/>
          <w:lang w:val="en-US"/>
        </w:rPr>
      </w:pPr>
    </w:p>
    <w:p w14:paraId="795D8917" w14:textId="77777777" w:rsidR="0026445C" w:rsidRPr="008503F7" w:rsidRDefault="0026445C" w:rsidP="0026445C">
      <w:pPr>
        <w:rPr>
          <w:lang w:val="en-US"/>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14:paraId="795D8918" w14:textId="77777777"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descend. We want to get back on ground and get ready for the next one!</w:t>
      </w:r>
    </w:p>
    <w:p w14:paraId="795D8919" w14:textId="77777777" w:rsidR="0026445C" w:rsidRDefault="0026445C" w:rsidP="0026445C">
      <w:pPr>
        <w:rPr>
          <w:lang w:val="en-US"/>
        </w:rPr>
      </w:pPr>
    </w:p>
    <w:p w14:paraId="795D891A" w14:textId="77777777" w:rsidR="0026445C" w:rsidRPr="00BF6D5E" w:rsidRDefault="0026445C" w:rsidP="0026445C">
      <w:pPr>
        <w:rPr>
          <w:b/>
          <w:lang w:val="en-US"/>
        </w:rPr>
      </w:pPr>
      <w:r w:rsidRPr="00BF6D5E">
        <w:rPr>
          <w:b/>
          <w:lang w:val="en-US"/>
        </w:rPr>
        <w:t>CHECKING OUT WITH AWACS</w:t>
      </w:r>
    </w:p>
    <w:p w14:paraId="795D891B" w14:textId="77777777" w:rsidR="0026445C" w:rsidRPr="008503F7" w:rsidRDefault="0026445C" w:rsidP="0026445C">
      <w:pPr>
        <w:rPr>
          <w:lang w:val="en-US"/>
        </w:rPr>
      </w:pPr>
      <w:r w:rsidRPr="0026445C">
        <w:rPr>
          <w:lang w:val="en-US"/>
        </w:rPr>
        <w:t>The flight has finished its mission, and FL will state his intentions to AWACS:</w:t>
      </w:r>
    </w:p>
    <w:p w14:paraId="795D891C" w14:textId="77777777" w:rsidR="008A1E0C" w:rsidRPr="008503F7" w:rsidRDefault="00BF6D5E" w:rsidP="00EA6474">
      <w:pPr>
        <w:numPr>
          <w:ilvl w:val="0"/>
          <w:numId w:val="18"/>
        </w:numPr>
        <w:rPr>
          <w:lang w:val="en-US"/>
        </w:rPr>
      </w:pPr>
      <w:proofErr w:type="gramStart"/>
      <w:r w:rsidRPr="00BF6D5E">
        <w:rPr>
          <w:b/>
          <w:iCs/>
          <w:lang w:val="en-US"/>
        </w:rPr>
        <w:t>FL:</w:t>
      </w:r>
      <w:r w:rsidR="008A1E0C" w:rsidRPr="0026445C">
        <w:rPr>
          <w:i/>
          <w:iCs/>
          <w:lang w:val="en-US"/>
        </w:rPr>
        <w:t>“</w:t>
      </w:r>
      <w:proofErr w:type="gramEnd"/>
      <w:r w:rsidR="008A1E0C" w:rsidRPr="0026445C">
        <w:rPr>
          <w:i/>
          <w:iCs/>
          <w:lang w:val="en-US"/>
        </w:rPr>
        <w:t>DARKSTAR, JEDI8 has finished our business, JOKER and RTB at this time”</w:t>
      </w:r>
    </w:p>
    <w:p w14:paraId="795D891D" w14:textId="77777777" w:rsidR="008A1E0C" w:rsidRPr="008503F7" w:rsidRDefault="00BF6D5E" w:rsidP="00EA6474">
      <w:pPr>
        <w:numPr>
          <w:ilvl w:val="0"/>
          <w:numId w:val="18"/>
        </w:numPr>
        <w:rPr>
          <w:lang w:val="en-US"/>
        </w:rPr>
      </w:pPr>
      <w:proofErr w:type="gramStart"/>
      <w:r w:rsidRPr="00BF6D5E">
        <w:rPr>
          <w:b/>
          <w:iCs/>
          <w:lang w:val="en-US"/>
        </w:rPr>
        <w:t>AWACS:</w:t>
      </w:r>
      <w:r w:rsidR="008A1E0C" w:rsidRPr="0026445C">
        <w:rPr>
          <w:i/>
          <w:iCs/>
          <w:lang w:val="en-US"/>
        </w:rPr>
        <w:t>“</w:t>
      </w:r>
      <w:proofErr w:type="gramEnd"/>
      <w:r w:rsidR="008A1E0C" w:rsidRPr="0026445C">
        <w:rPr>
          <w:i/>
          <w:iCs/>
          <w:lang w:val="en-US"/>
        </w:rPr>
        <w:t>JEDI8, DARKSTAR copies all. FL220 for transit, inbound MUKHRANI”</w:t>
      </w:r>
    </w:p>
    <w:p w14:paraId="795D891E" w14:textId="77777777" w:rsidR="008A1E0C" w:rsidRPr="0026445C" w:rsidRDefault="00BF6D5E" w:rsidP="00EA6474">
      <w:pPr>
        <w:numPr>
          <w:ilvl w:val="0"/>
          <w:numId w:val="18"/>
        </w:numPr>
        <w:rPr>
          <w:lang w:val="nb-NO"/>
        </w:rPr>
      </w:pPr>
      <w:proofErr w:type="gramStart"/>
      <w:r w:rsidRPr="00DF45E3">
        <w:rPr>
          <w:b/>
          <w:iCs/>
          <w:lang w:val="en-US"/>
        </w:rPr>
        <w:lastRenderedPageBreak/>
        <w:t>FL:</w:t>
      </w:r>
      <w:r w:rsidR="008A1E0C" w:rsidRPr="0026445C">
        <w:rPr>
          <w:i/>
          <w:iCs/>
          <w:lang w:val="en-US"/>
        </w:rPr>
        <w:t>“</w:t>
      </w:r>
      <w:proofErr w:type="gramEnd"/>
      <w:r w:rsidR="008A1E0C" w:rsidRPr="0026445C">
        <w:rPr>
          <w:i/>
          <w:iCs/>
          <w:lang w:val="en-US"/>
        </w:rPr>
        <w:t>FL220, JEDI8”</w:t>
      </w:r>
    </w:p>
    <w:p w14:paraId="795D891F" w14:textId="77777777" w:rsidR="0026445C" w:rsidRPr="008503F7" w:rsidRDefault="0026445C" w:rsidP="0026445C">
      <w:pPr>
        <w:rPr>
          <w:lang w:val="en-US"/>
        </w:rPr>
      </w:pPr>
      <w:r w:rsidRPr="0026445C">
        <w:rPr>
          <w:lang w:val="en-US"/>
        </w:rPr>
        <w:t>A few minutes before reaching the TMA, FL will check out with AWACS:</w:t>
      </w:r>
    </w:p>
    <w:p w14:paraId="795D8920" w14:textId="77777777" w:rsidR="008A1E0C" w:rsidRPr="008503F7" w:rsidRDefault="00BF6D5E" w:rsidP="00EA6474">
      <w:pPr>
        <w:numPr>
          <w:ilvl w:val="0"/>
          <w:numId w:val="19"/>
        </w:numPr>
        <w:rPr>
          <w:lang w:val="en-US"/>
        </w:rPr>
      </w:pPr>
      <w:proofErr w:type="gramStart"/>
      <w:r w:rsidRPr="00BF6D5E">
        <w:rPr>
          <w:b/>
          <w:iCs/>
          <w:lang w:val="en-US"/>
        </w:rPr>
        <w:t>FL:</w:t>
      </w:r>
      <w:r w:rsidR="008A1E0C" w:rsidRPr="0026445C">
        <w:rPr>
          <w:i/>
          <w:iCs/>
          <w:lang w:val="en-US"/>
        </w:rPr>
        <w:t>“</w:t>
      </w:r>
      <w:proofErr w:type="gramEnd"/>
      <w:r w:rsidR="008A1E0C" w:rsidRPr="0026445C">
        <w:rPr>
          <w:i/>
          <w:iCs/>
          <w:lang w:val="en-US"/>
        </w:rPr>
        <w:t>DARKSTAR, JEDI8 – Just outside the TMA, leaving your frequency”</w:t>
      </w:r>
    </w:p>
    <w:p w14:paraId="795D8921" w14:textId="77777777" w:rsidR="00DF45E3" w:rsidRPr="008503F7" w:rsidRDefault="00BF6D5E" w:rsidP="00EA6474">
      <w:pPr>
        <w:numPr>
          <w:ilvl w:val="0"/>
          <w:numId w:val="19"/>
        </w:numPr>
        <w:rPr>
          <w:lang w:val="en-US"/>
        </w:rPr>
      </w:pPr>
      <w:proofErr w:type="gramStart"/>
      <w:r w:rsidRPr="00BF6D5E">
        <w:rPr>
          <w:b/>
          <w:iCs/>
          <w:lang w:val="en-US"/>
        </w:rPr>
        <w:t>AWACS:</w:t>
      </w:r>
      <w:r w:rsidR="008A1E0C" w:rsidRPr="0026445C">
        <w:rPr>
          <w:i/>
          <w:iCs/>
          <w:lang w:val="en-US"/>
        </w:rPr>
        <w:t>“</w:t>
      </w:r>
      <w:proofErr w:type="gramEnd"/>
      <w:r w:rsidR="008A1E0C" w:rsidRPr="0026445C">
        <w:rPr>
          <w:i/>
          <w:iCs/>
          <w:lang w:val="en-US"/>
        </w:rPr>
        <w:t>JEDI8, DARKSTAR copies. APPROACH frequency is 127.2 So long!”</w:t>
      </w:r>
    </w:p>
    <w:p w14:paraId="795D8922" w14:textId="77777777" w:rsidR="00DF45E3" w:rsidRPr="008503F7" w:rsidRDefault="00DF45E3" w:rsidP="00EA6474">
      <w:pPr>
        <w:numPr>
          <w:ilvl w:val="0"/>
          <w:numId w:val="19"/>
        </w:numPr>
        <w:rPr>
          <w:lang w:val="en-US"/>
        </w:rPr>
      </w:pPr>
      <w:r>
        <w:rPr>
          <w:b/>
          <w:iCs/>
          <w:lang w:val="en-US"/>
        </w:rPr>
        <w:t>FL (Victor):</w:t>
      </w:r>
      <w:r>
        <w:rPr>
          <w:i/>
          <w:iCs/>
          <w:lang w:val="en-US"/>
        </w:rPr>
        <w:t xml:space="preserve"> “JEDI, push Uniform, preset </w:t>
      </w:r>
      <w:proofErr w:type="gramStart"/>
      <w:r>
        <w:rPr>
          <w:i/>
          <w:iCs/>
          <w:lang w:val="en-US"/>
        </w:rPr>
        <w:t>1”  (</w:t>
      </w:r>
      <w:proofErr w:type="gramEnd"/>
      <w:r>
        <w:rPr>
          <w:i/>
          <w:iCs/>
          <w:lang w:val="en-US"/>
        </w:rPr>
        <w:t>Back to internal on Uniform)</w:t>
      </w:r>
    </w:p>
    <w:p w14:paraId="795D8923" w14:textId="77777777" w:rsidR="00DF45E3" w:rsidRPr="00DF45E3" w:rsidRDefault="00DF45E3" w:rsidP="00EA6474">
      <w:pPr>
        <w:numPr>
          <w:ilvl w:val="0"/>
          <w:numId w:val="19"/>
        </w:numPr>
        <w:rPr>
          <w:lang w:val="nb-NO"/>
        </w:rPr>
      </w:pPr>
      <w:r>
        <w:rPr>
          <w:b/>
          <w:iCs/>
          <w:lang w:val="en-US"/>
        </w:rPr>
        <w:t>WM (Victor):</w:t>
      </w:r>
      <w:r>
        <w:rPr>
          <w:i/>
          <w:iCs/>
          <w:lang w:val="en-US"/>
        </w:rPr>
        <w:t xml:space="preserve"> “2”</w:t>
      </w:r>
    </w:p>
    <w:p w14:paraId="795D8924" w14:textId="77777777" w:rsidR="00DF45E3" w:rsidRPr="008503F7" w:rsidRDefault="00DF45E3" w:rsidP="00EA6474">
      <w:pPr>
        <w:numPr>
          <w:ilvl w:val="0"/>
          <w:numId w:val="19"/>
        </w:numPr>
        <w:rPr>
          <w:lang w:val="en-US"/>
        </w:rPr>
      </w:pPr>
      <w:r>
        <w:rPr>
          <w:b/>
          <w:iCs/>
          <w:lang w:val="en-US"/>
        </w:rPr>
        <w:t>FL (Uniform):</w:t>
      </w:r>
      <w:r>
        <w:rPr>
          <w:i/>
          <w:iCs/>
          <w:lang w:val="en-US"/>
        </w:rPr>
        <w:t xml:space="preserve"> “JEDI, check Uniform”</w:t>
      </w:r>
    </w:p>
    <w:p w14:paraId="795D8925" w14:textId="77777777" w:rsidR="00DF45E3" w:rsidRPr="00DF45E3" w:rsidRDefault="00DF45E3" w:rsidP="00EA6474">
      <w:pPr>
        <w:numPr>
          <w:ilvl w:val="0"/>
          <w:numId w:val="19"/>
        </w:numPr>
        <w:rPr>
          <w:lang w:val="nb-NO"/>
        </w:rPr>
      </w:pPr>
      <w:r>
        <w:rPr>
          <w:b/>
          <w:iCs/>
          <w:lang w:val="en-US"/>
        </w:rPr>
        <w:t>WM (Uniform):</w:t>
      </w:r>
      <w:r>
        <w:rPr>
          <w:i/>
          <w:iCs/>
          <w:lang w:val="en-US"/>
        </w:rPr>
        <w:t xml:space="preserve"> “2”</w:t>
      </w:r>
    </w:p>
    <w:p w14:paraId="795D8926" w14:textId="77777777" w:rsidR="008A1E0C" w:rsidRPr="008503F7" w:rsidRDefault="00DF45E3" w:rsidP="00EA6474">
      <w:pPr>
        <w:numPr>
          <w:ilvl w:val="0"/>
          <w:numId w:val="19"/>
        </w:numPr>
        <w:rPr>
          <w:lang w:val="en-US"/>
        </w:rPr>
      </w:pPr>
      <w:r>
        <w:rPr>
          <w:b/>
          <w:iCs/>
          <w:lang w:val="en-US"/>
        </w:rPr>
        <w:t>FL (Uniform):</w:t>
      </w:r>
      <w:r>
        <w:rPr>
          <w:i/>
          <w:iCs/>
          <w:lang w:val="en-US"/>
        </w:rPr>
        <w:t xml:space="preserve"> “JEDI, push Victor, preset 4”</w:t>
      </w:r>
    </w:p>
    <w:p w14:paraId="795D8927" w14:textId="77777777" w:rsidR="00520425" w:rsidRDefault="00520425" w:rsidP="00EA6474">
      <w:pPr>
        <w:numPr>
          <w:ilvl w:val="0"/>
          <w:numId w:val="19"/>
        </w:numPr>
        <w:rPr>
          <w:lang w:val="nb-NO"/>
        </w:rPr>
      </w:pPr>
      <w:r>
        <w:rPr>
          <w:b/>
          <w:iCs/>
          <w:lang w:val="en-US"/>
        </w:rPr>
        <w:t>WM (Uniform):</w:t>
      </w:r>
      <w:r w:rsidRPr="00520425">
        <w:rPr>
          <w:i/>
          <w:lang w:val="nb-NO"/>
        </w:rPr>
        <w:t xml:space="preserve"> ”2”</w:t>
      </w:r>
    </w:p>
    <w:p w14:paraId="795D8928" w14:textId="77777777" w:rsidR="00520425" w:rsidRPr="008503F7" w:rsidRDefault="00520425" w:rsidP="00EA6474">
      <w:pPr>
        <w:numPr>
          <w:ilvl w:val="0"/>
          <w:numId w:val="19"/>
        </w:numPr>
        <w:rPr>
          <w:lang w:val="en-US"/>
        </w:rPr>
      </w:pPr>
      <w:r>
        <w:rPr>
          <w:b/>
          <w:iCs/>
          <w:lang w:val="en-US"/>
        </w:rPr>
        <w:t>FL (Victor)</w:t>
      </w:r>
      <w:proofErr w:type="gramStart"/>
      <w:r>
        <w:rPr>
          <w:b/>
          <w:iCs/>
          <w:lang w:val="en-US"/>
        </w:rPr>
        <w:t>:</w:t>
      </w:r>
      <w:r w:rsidRPr="008503F7">
        <w:rPr>
          <w:i/>
          <w:lang w:val="en-US"/>
        </w:rPr>
        <w:t>”JEDI</w:t>
      </w:r>
      <w:proofErr w:type="gramEnd"/>
      <w:r w:rsidRPr="008503F7">
        <w:rPr>
          <w:i/>
          <w:lang w:val="en-US"/>
        </w:rPr>
        <w:t>, check Victor”</w:t>
      </w:r>
    </w:p>
    <w:p w14:paraId="795D8929" w14:textId="77777777" w:rsidR="00520425" w:rsidRPr="0026445C" w:rsidRDefault="00520425" w:rsidP="00EA6474">
      <w:pPr>
        <w:numPr>
          <w:ilvl w:val="0"/>
          <w:numId w:val="19"/>
        </w:numPr>
        <w:rPr>
          <w:lang w:val="nb-NO"/>
        </w:rPr>
      </w:pPr>
      <w:r>
        <w:rPr>
          <w:b/>
          <w:iCs/>
          <w:lang w:val="en-US"/>
        </w:rPr>
        <w:t>WM (Victor):</w:t>
      </w:r>
      <w:r w:rsidRPr="00520425">
        <w:rPr>
          <w:i/>
          <w:lang w:val="nb-NO"/>
        </w:rPr>
        <w:t>”2”</w:t>
      </w:r>
    </w:p>
    <w:p w14:paraId="795D892A" w14:textId="77777777" w:rsidR="0026445C" w:rsidRDefault="0026445C" w:rsidP="0026445C">
      <w:pPr>
        <w:rPr>
          <w:i/>
          <w:iCs/>
          <w:lang w:val="en-US"/>
        </w:rPr>
      </w:pPr>
    </w:p>
    <w:p w14:paraId="795D892B" w14:textId="77777777" w:rsidR="0026445C" w:rsidRPr="00DF45E3" w:rsidRDefault="0026445C" w:rsidP="0026445C">
      <w:pPr>
        <w:rPr>
          <w:b/>
          <w:iCs/>
          <w:lang w:val="en-US"/>
        </w:rPr>
      </w:pPr>
      <w:r w:rsidRPr="00DF45E3">
        <w:rPr>
          <w:b/>
          <w:iCs/>
          <w:lang w:val="en-US"/>
        </w:rPr>
        <w:t>CHECKING IN WITH CONTROL</w:t>
      </w:r>
    </w:p>
    <w:p w14:paraId="795D892C" w14:textId="77777777" w:rsidR="0026445C" w:rsidRPr="008503F7" w:rsidRDefault="0026445C" w:rsidP="00DF45E3">
      <w:pPr>
        <w:jc w:val="left"/>
        <w:rPr>
          <w:lang w:val="en-US"/>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intentions and give him an idea of where the flight is in relation to his airspace</w:t>
      </w:r>
      <w:r w:rsidR="00DF45E3">
        <w:rPr>
          <w:lang w:val="en-US"/>
        </w:rPr>
        <w:t>.</w:t>
      </w:r>
    </w:p>
    <w:p w14:paraId="795D892D" w14:textId="77777777" w:rsidR="0026445C" w:rsidRPr="008503F7" w:rsidRDefault="0026445C" w:rsidP="00DF45E3">
      <w:pPr>
        <w:jc w:val="left"/>
        <w:rPr>
          <w:lang w:val="en-US"/>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14:paraId="795D892E" w14:textId="77777777" w:rsidR="008A1E0C" w:rsidRPr="008503F7" w:rsidRDefault="00DF45E3" w:rsidP="00EA6474">
      <w:pPr>
        <w:pStyle w:val="ListParagraph"/>
        <w:numPr>
          <w:ilvl w:val="0"/>
          <w:numId w:val="33"/>
        </w:numPr>
        <w:rPr>
          <w:lang w:val="en-US"/>
        </w:rPr>
      </w:pPr>
      <w:proofErr w:type="gramStart"/>
      <w:r w:rsidRPr="00DF45E3">
        <w:rPr>
          <w:b/>
          <w:iCs/>
          <w:lang w:val="en-US"/>
        </w:rPr>
        <w:t>FL:</w:t>
      </w:r>
      <w:r w:rsidR="008A1E0C" w:rsidRPr="00DF45E3">
        <w:rPr>
          <w:i/>
          <w:iCs/>
          <w:lang w:val="en-US"/>
        </w:rPr>
        <w:t>“</w:t>
      </w:r>
      <w:proofErr w:type="gramEnd"/>
      <w:r w:rsidRPr="00DF45E3">
        <w:rPr>
          <w:i/>
          <w:iCs/>
          <w:lang w:val="en-US"/>
        </w:rPr>
        <w:t>LOCHINI CONTROL</w:t>
      </w:r>
      <w:r w:rsidR="008A1E0C" w:rsidRPr="00DF45E3">
        <w:rPr>
          <w:i/>
          <w:iCs/>
          <w:lang w:val="en-US"/>
        </w:rPr>
        <w:t>, JEDI8 with you from the WEST – FL220, inbound for full stop landing”</w:t>
      </w:r>
    </w:p>
    <w:p w14:paraId="795D892F" w14:textId="77777777" w:rsidR="008A1E0C" w:rsidRPr="00DF45E3" w:rsidRDefault="00DF45E3" w:rsidP="00EA6474">
      <w:pPr>
        <w:pStyle w:val="ListParagraph"/>
        <w:numPr>
          <w:ilvl w:val="0"/>
          <w:numId w:val="34"/>
        </w:numPr>
        <w:rPr>
          <w:lang w:val="nb-NO"/>
        </w:rPr>
      </w:pPr>
      <w:proofErr w:type="gramStart"/>
      <w:r w:rsidRPr="00DF45E3">
        <w:rPr>
          <w:b/>
          <w:iCs/>
          <w:lang w:val="en-US"/>
        </w:rPr>
        <w:t>CONTROL:</w:t>
      </w:r>
      <w:r w:rsidR="008A1E0C" w:rsidRPr="00DF45E3">
        <w:rPr>
          <w:i/>
          <w:iCs/>
          <w:lang w:val="en-US"/>
        </w:rPr>
        <w:t>“</w:t>
      </w:r>
      <w:proofErr w:type="gramEnd"/>
      <w:r w:rsidR="008A1E0C" w:rsidRPr="00DF45E3">
        <w:rPr>
          <w:i/>
          <w:iCs/>
          <w:lang w:val="en-US"/>
        </w:rPr>
        <w:t xml:space="preserve">JEDI8, </w:t>
      </w:r>
      <w:r w:rsidRPr="00DF45E3">
        <w:rPr>
          <w:i/>
          <w:iCs/>
          <w:lang w:val="en-US"/>
        </w:rPr>
        <w:t>LOCHINI CONTROL</w:t>
      </w:r>
      <w:r w:rsidR="008A1E0C" w:rsidRPr="00DF45E3">
        <w:rPr>
          <w:i/>
          <w:iCs/>
          <w:lang w:val="en-US"/>
        </w:rPr>
        <w:t xml:space="preserve">. Identified, decent FL060 and turn right inbound </w:t>
      </w:r>
      <w:proofErr w:type="spellStart"/>
      <w:r w:rsidR="008A1E0C" w:rsidRPr="00DF45E3">
        <w:rPr>
          <w:i/>
          <w:iCs/>
          <w:lang w:val="en-US"/>
        </w:rPr>
        <w:t>Lochini</w:t>
      </w:r>
      <w:proofErr w:type="spellEnd"/>
      <w:r w:rsidR="008A1E0C" w:rsidRPr="00DF45E3">
        <w:rPr>
          <w:i/>
          <w:iCs/>
          <w:lang w:val="en-US"/>
        </w:rPr>
        <w:t>. Report runway in sight”</w:t>
      </w:r>
    </w:p>
    <w:p w14:paraId="795D8930" w14:textId="77777777" w:rsidR="008A1E0C" w:rsidRPr="00DF45E3" w:rsidRDefault="00DF45E3" w:rsidP="00EA6474">
      <w:pPr>
        <w:pStyle w:val="ListParagraph"/>
        <w:numPr>
          <w:ilvl w:val="0"/>
          <w:numId w:val="34"/>
        </w:numPr>
        <w:rPr>
          <w:lang w:val="nb-NO"/>
        </w:rPr>
      </w:pPr>
      <w:proofErr w:type="spellStart"/>
      <w:proofErr w:type="gramStart"/>
      <w:r w:rsidRPr="00DF45E3">
        <w:rPr>
          <w:b/>
          <w:iCs/>
          <w:lang w:val="en-US"/>
        </w:rPr>
        <w:t>FL:</w:t>
      </w:r>
      <w:r w:rsidR="008A1E0C" w:rsidRPr="00DF45E3">
        <w:rPr>
          <w:i/>
          <w:iCs/>
          <w:lang w:val="en-US"/>
        </w:rPr>
        <w:t>“</w:t>
      </w:r>
      <w:proofErr w:type="gramEnd"/>
      <w:r w:rsidR="008A1E0C" w:rsidRPr="00DF45E3">
        <w:rPr>
          <w:i/>
          <w:iCs/>
          <w:lang w:val="en-US"/>
        </w:rPr>
        <w:t>Wilco</w:t>
      </w:r>
      <w:proofErr w:type="spellEnd"/>
      <w:r w:rsidR="008A1E0C" w:rsidRPr="00DF45E3">
        <w:rPr>
          <w:i/>
          <w:iCs/>
          <w:lang w:val="en-US"/>
        </w:rPr>
        <w:t xml:space="preserve">, FL060 inbound </w:t>
      </w:r>
      <w:proofErr w:type="spellStart"/>
      <w:r w:rsidR="008A1E0C" w:rsidRPr="00DF45E3">
        <w:rPr>
          <w:i/>
          <w:iCs/>
          <w:lang w:val="en-US"/>
        </w:rPr>
        <w:t>Lochini</w:t>
      </w:r>
      <w:proofErr w:type="spellEnd"/>
      <w:r w:rsidR="008A1E0C" w:rsidRPr="00DF45E3">
        <w:rPr>
          <w:i/>
          <w:iCs/>
          <w:lang w:val="en-US"/>
        </w:rPr>
        <w:t>. JEDI8”</w:t>
      </w:r>
    </w:p>
    <w:p w14:paraId="795D8931" w14:textId="77777777" w:rsidR="0026445C" w:rsidRPr="008503F7" w:rsidRDefault="0026445C" w:rsidP="0026445C">
      <w:pPr>
        <w:rPr>
          <w:lang w:val="en-US"/>
        </w:rPr>
      </w:pPr>
      <w:r w:rsidRPr="0026445C">
        <w:rPr>
          <w:lang w:val="en-US"/>
        </w:rPr>
        <w:t xml:space="preserve">As we continue towards the airfield, we do as </w:t>
      </w:r>
      <w:proofErr w:type="gramStart"/>
      <w:r w:rsidRPr="0026445C">
        <w:rPr>
          <w:lang w:val="en-US"/>
        </w:rPr>
        <w:t>instructed</w:t>
      </w:r>
      <w:proofErr w:type="gramEnd"/>
    </w:p>
    <w:p w14:paraId="795D8932" w14:textId="77777777" w:rsidR="008A1E0C" w:rsidRPr="008503F7" w:rsidRDefault="00DF45E3" w:rsidP="00EA6474">
      <w:pPr>
        <w:numPr>
          <w:ilvl w:val="0"/>
          <w:numId w:val="20"/>
        </w:numPr>
        <w:rPr>
          <w:lang w:val="en-US"/>
        </w:rPr>
      </w:pPr>
      <w:proofErr w:type="gramStart"/>
      <w:r w:rsidRPr="00DF45E3">
        <w:rPr>
          <w:b/>
          <w:iCs/>
          <w:lang w:val="en-US"/>
        </w:rPr>
        <w:t>FL:</w:t>
      </w:r>
      <w:r w:rsidR="008A1E0C" w:rsidRPr="0026445C">
        <w:rPr>
          <w:i/>
          <w:iCs/>
          <w:lang w:val="en-US"/>
        </w:rPr>
        <w:t>“</w:t>
      </w:r>
      <w:proofErr w:type="gramEnd"/>
      <w:r w:rsidR="00CE2137">
        <w:rPr>
          <w:i/>
          <w:iCs/>
          <w:lang w:val="en-US"/>
        </w:rPr>
        <w:t>CONTROL</w:t>
      </w:r>
      <w:r w:rsidR="008A1E0C" w:rsidRPr="0026445C">
        <w:rPr>
          <w:i/>
          <w:iCs/>
          <w:lang w:val="en-US"/>
        </w:rPr>
        <w:t>, JEDI8 – FL060, runway in sight”</w:t>
      </w:r>
    </w:p>
    <w:p w14:paraId="795D8933" w14:textId="77777777" w:rsidR="008A1E0C" w:rsidRPr="0026445C" w:rsidRDefault="00DF45E3" w:rsidP="00EA6474">
      <w:pPr>
        <w:numPr>
          <w:ilvl w:val="0"/>
          <w:numId w:val="20"/>
        </w:numPr>
        <w:rPr>
          <w:lang w:val="nb-NO"/>
        </w:rPr>
      </w:pPr>
      <w:proofErr w:type="spellStart"/>
      <w:proofErr w:type="gramStart"/>
      <w:r w:rsidRPr="00DF45E3">
        <w:rPr>
          <w:b/>
          <w:iCs/>
          <w:lang w:val="en-US"/>
        </w:rPr>
        <w:t>CNTRL:</w:t>
      </w:r>
      <w:r w:rsidR="008A1E0C" w:rsidRPr="0026445C">
        <w:rPr>
          <w:i/>
          <w:iCs/>
          <w:lang w:val="en-US"/>
        </w:rPr>
        <w:t>“</w:t>
      </w:r>
      <w:proofErr w:type="gramEnd"/>
      <w:r w:rsidR="008A1E0C" w:rsidRPr="0026445C">
        <w:rPr>
          <w:i/>
          <w:iCs/>
          <w:lang w:val="en-US"/>
        </w:rPr>
        <w:t>Copy</w:t>
      </w:r>
      <w:proofErr w:type="spellEnd"/>
      <w:r w:rsidR="008A1E0C" w:rsidRPr="0026445C">
        <w:rPr>
          <w:i/>
          <w:iCs/>
          <w:lang w:val="en-US"/>
        </w:rPr>
        <w:t xml:space="preserve"> that JEDI8, contact TOWER on 138.2. So long”</w:t>
      </w:r>
    </w:p>
    <w:p w14:paraId="795D8934" w14:textId="77777777" w:rsidR="008A1E0C" w:rsidRPr="0026445C" w:rsidRDefault="00DF45E3" w:rsidP="00EA6474">
      <w:pPr>
        <w:numPr>
          <w:ilvl w:val="0"/>
          <w:numId w:val="20"/>
        </w:numPr>
        <w:rPr>
          <w:lang w:val="nb-NO"/>
        </w:rPr>
      </w:pPr>
      <w:proofErr w:type="spellStart"/>
      <w:proofErr w:type="gramStart"/>
      <w:r w:rsidRPr="00DF45E3">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on 138.2, JEDI8”</w:t>
      </w:r>
    </w:p>
    <w:p w14:paraId="795D8935" w14:textId="77777777" w:rsidR="0026445C" w:rsidRPr="008503F7" w:rsidRDefault="0026445C" w:rsidP="0026445C">
      <w:pPr>
        <w:rPr>
          <w:lang w:val="en-US"/>
        </w:rPr>
      </w:pPr>
      <w:r w:rsidRPr="0026445C">
        <w:rPr>
          <w:lang w:val="en-US"/>
        </w:rPr>
        <w:t>Optionally APPROACH might also contact FL to initiate the push to TOWER</w:t>
      </w:r>
    </w:p>
    <w:p w14:paraId="795D8936" w14:textId="77777777" w:rsidR="008A1E0C" w:rsidRPr="008503F7" w:rsidRDefault="00DF45E3" w:rsidP="00EA6474">
      <w:pPr>
        <w:numPr>
          <w:ilvl w:val="0"/>
          <w:numId w:val="21"/>
        </w:numPr>
        <w:rPr>
          <w:lang w:val="en-US"/>
        </w:rPr>
      </w:pPr>
      <w:r w:rsidRPr="00DF45E3">
        <w:rPr>
          <w:b/>
          <w:iCs/>
          <w:lang w:val="en-US"/>
        </w:rPr>
        <w:t>CNTRL</w:t>
      </w:r>
      <w:r>
        <w:rPr>
          <w:i/>
          <w:iCs/>
          <w:lang w:val="en-US"/>
        </w:rPr>
        <w:t xml:space="preserve">: </w:t>
      </w:r>
      <w:r w:rsidR="008A1E0C" w:rsidRPr="0026445C">
        <w:rPr>
          <w:i/>
          <w:iCs/>
          <w:lang w:val="en-US"/>
        </w:rPr>
        <w:t>“JEDI8, contact TOWER – frequency 138.2”</w:t>
      </w:r>
    </w:p>
    <w:p w14:paraId="795D8937" w14:textId="77777777" w:rsidR="008A1E0C" w:rsidRPr="0026445C" w:rsidRDefault="00DF45E3" w:rsidP="00EA6474">
      <w:pPr>
        <w:numPr>
          <w:ilvl w:val="0"/>
          <w:numId w:val="21"/>
        </w:numPr>
        <w:rPr>
          <w:lang w:val="nb-NO"/>
        </w:rPr>
      </w:pPr>
      <w:proofErr w:type="spellStart"/>
      <w:proofErr w:type="gramStart"/>
      <w:r w:rsidRPr="00DF45E3">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138.8, JEDI8”</w:t>
      </w:r>
    </w:p>
    <w:p w14:paraId="795D8938" w14:textId="77777777" w:rsidR="0026445C" w:rsidRDefault="0026445C" w:rsidP="0026445C">
      <w:pPr>
        <w:rPr>
          <w:i/>
          <w:iCs/>
          <w:lang w:val="en-US"/>
        </w:rPr>
      </w:pPr>
    </w:p>
    <w:p w14:paraId="795D8939" w14:textId="77777777"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14:paraId="795D893A" w14:textId="77777777" w:rsidR="0026445C" w:rsidRPr="008503F7" w:rsidRDefault="0026445C" w:rsidP="0026445C">
      <w:pPr>
        <w:rPr>
          <w:lang w:val="en-US"/>
        </w:rPr>
      </w:pPr>
      <w:r w:rsidRPr="0026445C">
        <w:rPr>
          <w:lang w:val="en-US"/>
        </w:rPr>
        <w:t>The flight is now on the home stretch. Flight has been pushed to Tower – and again FL will check in, stating intensions and giving a rough position</w:t>
      </w:r>
    </w:p>
    <w:p w14:paraId="795D893B" w14:textId="77777777" w:rsidR="008A1E0C" w:rsidRPr="008503F7" w:rsidRDefault="00CE2137" w:rsidP="00EA6474">
      <w:pPr>
        <w:numPr>
          <w:ilvl w:val="0"/>
          <w:numId w:val="22"/>
        </w:numPr>
        <w:rPr>
          <w:lang w:val="en-US"/>
        </w:rPr>
      </w:pPr>
      <w:proofErr w:type="spellStart"/>
      <w:proofErr w:type="gramStart"/>
      <w:r w:rsidRPr="00CE2137">
        <w:rPr>
          <w:b/>
          <w:iCs/>
          <w:lang w:val="en-US"/>
        </w:rPr>
        <w:t>FL:</w:t>
      </w:r>
      <w:r w:rsidR="008A1E0C" w:rsidRPr="0026445C">
        <w:rPr>
          <w:i/>
          <w:iCs/>
          <w:lang w:val="en-US"/>
        </w:rPr>
        <w:t>“</w:t>
      </w:r>
      <w:proofErr w:type="gramEnd"/>
      <w:r w:rsidR="008A1E0C" w:rsidRPr="0026445C">
        <w:rPr>
          <w:i/>
          <w:iCs/>
          <w:lang w:val="en-US"/>
        </w:rPr>
        <w:t>Tower</w:t>
      </w:r>
      <w:proofErr w:type="spellEnd"/>
      <w:r w:rsidR="008A1E0C" w:rsidRPr="0026445C">
        <w:rPr>
          <w:i/>
          <w:iCs/>
          <w:lang w:val="en-US"/>
        </w:rPr>
        <w:t xml:space="preserve">, JEDI8 - FL060 just short of </w:t>
      </w:r>
      <w:proofErr w:type="spellStart"/>
      <w:r w:rsidR="008A1E0C" w:rsidRPr="0026445C">
        <w:rPr>
          <w:i/>
          <w:iCs/>
          <w:lang w:val="en-US"/>
        </w:rPr>
        <w:t>Lochini</w:t>
      </w:r>
      <w:proofErr w:type="spellEnd"/>
      <w:r w:rsidR="008A1E0C" w:rsidRPr="0026445C">
        <w:rPr>
          <w:i/>
          <w:iCs/>
          <w:lang w:val="en-US"/>
        </w:rPr>
        <w:t xml:space="preserve"> inbound for full stop landing via </w:t>
      </w:r>
      <w:r w:rsidR="008A1E0C" w:rsidRPr="0026445C">
        <w:rPr>
          <w:b/>
          <w:bCs/>
          <w:i/>
          <w:iCs/>
          <w:lang w:val="en-US"/>
        </w:rPr>
        <w:t>overhead break</w:t>
      </w:r>
      <w:r w:rsidR="008A1E0C" w:rsidRPr="0026445C">
        <w:rPr>
          <w:i/>
          <w:iCs/>
          <w:lang w:val="en-US"/>
        </w:rPr>
        <w:t xml:space="preserve">” </w:t>
      </w:r>
    </w:p>
    <w:p w14:paraId="795D893C" w14:textId="77777777" w:rsidR="008A1E0C" w:rsidRPr="008503F7" w:rsidRDefault="00CE2137" w:rsidP="00EA6474">
      <w:pPr>
        <w:numPr>
          <w:ilvl w:val="0"/>
          <w:numId w:val="22"/>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 xml:space="preserve">JEDI8, Tower - Copy. Turn left 320 for runway 31 Left. Cleared overhead break. Report downwind.” </w:t>
      </w:r>
    </w:p>
    <w:p w14:paraId="795D893D" w14:textId="77777777" w:rsidR="008A1E0C" w:rsidRPr="0026445C" w:rsidRDefault="00CE2137" w:rsidP="00EA6474">
      <w:pPr>
        <w:numPr>
          <w:ilvl w:val="0"/>
          <w:numId w:val="22"/>
        </w:numPr>
        <w:rPr>
          <w:lang w:val="nb-NO"/>
        </w:rPr>
      </w:pPr>
      <w:proofErr w:type="spellStart"/>
      <w:proofErr w:type="gramStart"/>
      <w:r w:rsidRPr="00CE2137">
        <w:rPr>
          <w:b/>
          <w:iCs/>
          <w:lang w:val="en-US"/>
        </w:rPr>
        <w:t>FL:</w:t>
      </w:r>
      <w:r w:rsidR="008A1E0C" w:rsidRPr="0026445C">
        <w:rPr>
          <w:i/>
          <w:iCs/>
          <w:lang w:val="en-US"/>
        </w:rPr>
        <w:t>“</w:t>
      </w:r>
      <w:proofErr w:type="gramEnd"/>
      <w:r w:rsidR="008A1E0C" w:rsidRPr="0026445C">
        <w:rPr>
          <w:i/>
          <w:iCs/>
          <w:lang w:val="en-US"/>
        </w:rPr>
        <w:t>Left</w:t>
      </w:r>
      <w:proofErr w:type="spellEnd"/>
      <w:r w:rsidR="008A1E0C" w:rsidRPr="0026445C">
        <w:rPr>
          <w:i/>
          <w:iCs/>
          <w:lang w:val="en-US"/>
        </w:rPr>
        <w:t xml:space="preserve"> 320 for 31 Left, cleared overhead break. Wilco, JEDI8”</w:t>
      </w:r>
    </w:p>
    <w:p w14:paraId="795D893E" w14:textId="77777777" w:rsidR="0026445C" w:rsidRPr="008503F7" w:rsidRDefault="0026445C" w:rsidP="0026445C">
      <w:pPr>
        <w:rPr>
          <w:lang w:val="en-US"/>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14:paraId="795D893F" w14:textId="77777777" w:rsidR="008A1E0C" w:rsidRPr="0026445C" w:rsidRDefault="00CE2137" w:rsidP="00EA6474">
      <w:pPr>
        <w:numPr>
          <w:ilvl w:val="0"/>
          <w:numId w:val="23"/>
        </w:numPr>
        <w:rPr>
          <w:lang w:val="nb-NO"/>
        </w:rPr>
      </w:pPr>
      <w:proofErr w:type="gramStart"/>
      <w:r w:rsidRPr="00CE2137">
        <w:rPr>
          <w:b/>
          <w:iCs/>
          <w:lang w:val="en-US"/>
        </w:rPr>
        <w:t>FL:</w:t>
      </w:r>
      <w:r w:rsidR="008A1E0C" w:rsidRPr="0026445C">
        <w:rPr>
          <w:i/>
          <w:iCs/>
          <w:lang w:val="en-US"/>
        </w:rPr>
        <w:t>“</w:t>
      </w:r>
      <w:proofErr w:type="gramEnd"/>
      <w:r w:rsidR="008A1E0C" w:rsidRPr="0026445C">
        <w:rPr>
          <w:i/>
          <w:iCs/>
          <w:lang w:val="en-US"/>
        </w:rPr>
        <w:t xml:space="preserve">TOWER, </w:t>
      </w:r>
      <w:r w:rsidR="008A1E0C" w:rsidRPr="0026445C">
        <w:rPr>
          <w:b/>
          <w:bCs/>
          <w:i/>
          <w:iCs/>
          <w:lang w:val="en-US"/>
        </w:rPr>
        <w:t>JEDI8-1</w:t>
      </w:r>
      <w:r>
        <w:rPr>
          <w:i/>
          <w:iCs/>
          <w:lang w:val="en-US"/>
        </w:rPr>
        <w:t xml:space="preserve"> down</w:t>
      </w:r>
      <w:r w:rsidR="008A1E0C" w:rsidRPr="0026445C">
        <w:rPr>
          <w:i/>
          <w:iCs/>
          <w:lang w:val="en-US"/>
        </w:rPr>
        <w:t>wind”</w:t>
      </w:r>
    </w:p>
    <w:p w14:paraId="795D8940" w14:textId="77777777" w:rsidR="008A1E0C" w:rsidRPr="008503F7" w:rsidRDefault="00CE2137" w:rsidP="00EA6474">
      <w:pPr>
        <w:numPr>
          <w:ilvl w:val="0"/>
          <w:numId w:val="23"/>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JEDI8-1, Copy – Report final with gears down and locked”</w:t>
      </w:r>
    </w:p>
    <w:p w14:paraId="795D8941" w14:textId="77777777" w:rsidR="008A1E0C" w:rsidRPr="0026445C" w:rsidRDefault="00CE2137" w:rsidP="00EA6474">
      <w:pPr>
        <w:numPr>
          <w:ilvl w:val="0"/>
          <w:numId w:val="23"/>
        </w:numPr>
        <w:rPr>
          <w:lang w:val="nb-NO"/>
        </w:rPr>
      </w:pPr>
      <w:proofErr w:type="gramStart"/>
      <w:r w:rsidRPr="00CE2137">
        <w:rPr>
          <w:b/>
          <w:iCs/>
          <w:lang w:val="en-US"/>
        </w:rPr>
        <w:t>FL:</w:t>
      </w:r>
      <w:r w:rsidR="008A1E0C" w:rsidRPr="0026445C">
        <w:rPr>
          <w:i/>
          <w:iCs/>
          <w:lang w:val="en-US"/>
        </w:rPr>
        <w:t>“</w:t>
      </w:r>
      <w:proofErr w:type="gramEnd"/>
      <w:r w:rsidR="008A1E0C" w:rsidRPr="0026445C">
        <w:rPr>
          <w:i/>
          <w:iCs/>
          <w:lang w:val="en-US"/>
        </w:rPr>
        <w:t>JEDI8-1”</w:t>
      </w:r>
    </w:p>
    <w:p w14:paraId="795D8942" w14:textId="77777777" w:rsidR="0026445C" w:rsidRPr="008503F7" w:rsidRDefault="0026445C" w:rsidP="0026445C">
      <w:pPr>
        <w:rPr>
          <w:lang w:val="en-US"/>
        </w:rPr>
      </w:pPr>
      <w:r w:rsidRPr="0026445C">
        <w:rPr>
          <w:lang w:val="en-US"/>
        </w:rPr>
        <w:t>If all went well, JEDI8-2 will be out of the break about 5 seconds after 8-1</w:t>
      </w:r>
    </w:p>
    <w:p w14:paraId="795D8943" w14:textId="77777777" w:rsidR="008A1E0C" w:rsidRPr="008503F7" w:rsidRDefault="00CE2137" w:rsidP="00EA6474">
      <w:pPr>
        <w:numPr>
          <w:ilvl w:val="0"/>
          <w:numId w:val="24"/>
        </w:numPr>
        <w:rPr>
          <w:lang w:val="en-US"/>
        </w:rPr>
      </w:pPr>
      <w:proofErr w:type="gramStart"/>
      <w:r w:rsidRPr="00CE2137">
        <w:rPr>
          <w:b/>
          <w:iCs/>
          <w:lang w:val="en-US"/>
        </w:rPr>
        <w:t>WM:</w:t>
      </w:r>
      <w:r w:rsidR="008A1E0C" w:rsidRPr="0026445C">
        <w:rPr>
          <w:i/>
          <w:iCs/>
          <w:lang w:val="en-US"/>
        </w:rPr>
        <w:t>“</w:t>
      </w:r>
      <w:proofErr w:type="gramEnd"/>
      <w:r w:rsidR="008A1E0C" w:rsidRPr="0026445C">
        <w:rPr>
          <w:i/>
          <w:iCs/>
          <w:lang w:val="en-US"/>
        </w:rPr>
        <w:t xml:space="preserve">TOWER, </w:t>
      </w:r>
      <w:r w:rsidR="008A1E0C" w:rsidRPr="0026445C">
        <w:rPr>
          <w:b/>
          <w:bCs/>
          <w:i/>
          <w:iCs/>
          <w:lang w:val="en-US"/>
        </w:rPr>
        <w:t>JEDI8-2</w:t>
      </w:r>
      <w:r w:rsidR="008A1E0C" w:rsidRPr="0026445C">
        <w:rPr>
          <w:i/>
          <w:iCs/>
          <w:lang w:val="en-US"/>
        </w:rPr>
        <w:t xml:space="preserve"> down wind”</w:t>
      </w:r>
    </w:p>
    <w:p w14:paraId="795D8944" w14:textId="77777777" w:rsidR="008A1E0C" w:rsidRPr="008503F7" w:rsidRDefault="00CE2137" w:rsidP="00EA6474">
      <w:pPr>
        <w:numPr>
          <w:ilvl w:val="0"/>
          <w:numId w:val="24"/>
        </w:numPr>
        <w:rPr>
          <w:lang w:val="en-US"/>
        </w:rPr>
      </w:pPr>
      <w:proofErr w:type="gramStart"/>
      <w:r w:rsidRPr="00CE2137">
        <w:rPr>
          <w:b/>
          <w:iCs/>
          <w:lang w:val="en-US"/>
        </w:rPr>
        <w:t>TWR:</w:t>
      </w:r>
      <w:r w:rsidR="008A1E0C" w:rsidRPr="0026445C">
        <w:rPr>
          <w:i/>
          <w:iCs/>
          <w:lang w:val="en-US"/>
        </w:rPr>
        <w:t>“</w:t>
      </w:r>
      <w:proofErr w:type="gramEnd"/>
      <w:r w:rsidR="008A1E0C" w:rsidRPr="0026445C">
        <w:rPr>
          <w:i/>
          <w:iCs/>
          <w:lang w:val="en-US"/>
        </w:rPr>
        <w:t>JEDI8-2, Copy – Report final with gears down and locked”</w:t>
      </w:r>
    </w:p>
    <w:p w14:paraId="795D8945" w14:textId="77777777" w:rsidR="008A1E0C" w:rsidRPr="0026445C" w:rsidRDefault="00CE2137" w:rsidP="00EA6474">
      <w:pPr>
        <w:numPr>
          <w:ilvl w:val="0"/>
          <w:numId w:val="24"/>
        </w:numPr>
        <w:rPr>
          <w:lang w:val="nb-NO"/>
        </w:rPr>
      </w:pPr>
      <w:proofErr w:type="gramStart"/>
      <w:r w:rsidRPr="00CE2137">
        <w:rPr>
          <w:b/>
          <w:iCs/>
          <w:lang w:val="en-US"/>
        </w:rPr>
        <w:t>WM:</w:t>
      </w:r>
      <w:r w:rsidR="008A1E0C" w:rsidRPr="0026445C">
        <w:rPr>
          <w:i/>
          <w:iCs/>
          <w:lang w:val="en-US"/>
        </w:rPr>
        <w:t>“</w:t>
      </w:r>
      <w:proofErr w:type="gramEnd"/>
      <w:r w:rsidR="008A1E0C" w:rsidRPr="0026445C">
        <w:rPr>
          <w:i/>
          <w:iCs/>
          <w:lang w:val="en-US"/>
        </w:rPr>
        <w:t>JEDI8-2”</w:t>
      </w:r>
    </w:p>
    <w:p w14:paraId="795D8946" w14:textId="77777777" w:rsidR="0026445C" w:rsidRPr="008503F7" w:rsidRDefault="0026445C" w:rsidP="0026445C">
      <w:pPr>
        <w:rPr>
          <w:lang w:val="en-US"/>
        </w:rPr>
      </w:pPr>
      <w:r w:rsidRPr="0026445C">
        <w:rPr>
          <w:lang w:val="en-US"/>
        </w:rPr>
        <w:t>While FL performs his landing, JEDI8-2 will now configure the aircraft for landing, turn in on final and report in</w:t>
      </w:r>
    </w:p>
    <w:p w14:paraId="795D8947" w14:textId="77777777" w:rsidR="008A1E0C" w:rsidRPr="0026445C" w:rsidRDefault="00CE2137" w:rsidP="00EA6474">
      <w:pPr>
        <w:numPr>
          <w:ilvl w:val="0"/>
          <w:numId w:val="25"/>
        </w:numPr>
        <w:rPr>
          <w:lang w:val="nb-NO"/>
        </w:rPr>
      </w:pPr>
      <w:proofErr w:type="gramStart"/>
      <w:r w:rsidRPr="00CE2137">
        <w:rPr>
          <w:b/>
          <w:iCs/>
          <w:lang w:val="en-US"/>
        </w:rPr>
        <w:t>WM:</w:t>
      </w:r>
      <w:r w:rsidR="008A1E0C" w:rsidRPr="0026445C">
        <w:rPr>
          <w:i/>
          <w:iCs/>
          <w:lang w:val="en-US"/>
        </w:rPr>
        <w:t>“</w:t>
      </w:r>
      <w:proofErr w:type="gramEnd"/>
      <w:r w:rsidR="008A1E0C" w:rsidRPr="0026445C">
        <w:rPr>
          <w:i/>
          <w:iCs/>
          <w:lang w:val="en-US"/>
        </w:rPr>
        <w:t>TOWER, JEDI8-2 on final. Gears down and locked”</w:t>
      </w:r>
    </w:p>
    <w:p w14:paraId="795D8948" w14:textId="77777777" w:rsidR="008A1E0C" w:rsidRPr="0026445C" w:rsidRDefault="00CE2137" w:rsidP="00EA6474">
      <w:pPr>
        <w:numPr>
          <w:ilvl w:val="0"/>
          <w:numId w:val="25"/>
        </w:numPr>
        <w:rPr>
          <w:lang w:val="nb-NO"/>
        </w:rPr>
      </w:pPr>
      <w:proofErr w:type="gramStart"/>
      <w:r w:rsidRPr="00CE2137">
        <w:rPr>
          <w:b/>
          <w:iCs/>
          <w:lang w:val="en-US"/>
        </w:rPr>
        <w:lastRenderedPageBreak/>
        <w:t>TWR:</w:t>
      </w:r>
      <w:r w:rsidR="008A1E0C" w:rsidRPr="0026445C">
        <w:rPr>
          <w:i/>
          <w:iCs/>
          <w:lang w:val="en-US"/>
        </w:rPr>
        <w:t>“</w:t>
      </w:r>
      <w:proofErr w:type="gramEnd"/>
      <w:r w:rsidR="008A1E0C" w:rsidRPr="0026445C">
        <w:rPr>
          <w:i/>
          <w:iCs/>
          <w:lang w:val="en-US"/>
        </w:rPr>
        <w:t>JEDI8-2, wind 150 degrees at 10 knots. Runway 31 Left cleared to land</w:t>
      </w:r>
    </w:p>
    <w:p w14:paraId="795D8949" w14:textId="77777777" w:rsidR="0026445C" w:rsidRPr="008503F7" w:rsidRDefault="0026445C" w:rsidP="0026445C">
      <w:pPr>
        <w:rPr>
          <w:lang w:val="en-US"/>
        </w:rPr>
      </w:pPr>
      <w:r w:rsidRPr="0026445C">
        <w:rPr>
          <w:lang w:val="en-US"/>
        </w:rPr>
        <w:t xml:space="preserve">Once landed, JEDI8-2 will vacate the runway and hold short on the taxiway </w:t>
      </w:r>
    </w:p>
    <w:p w14:paraId="795D894A" w14:textId="77777777" w:rsidR="008A1E0C" w:rsidRPr="008503F7" w:rsidRDefault="00CE2137" w:rsidP="00EA6474">
      <w:pPr>
        <w:numPr>
          <w:ilvl w:val="0"/>
          <w:numId w:val="26"/>
        </w:numPr>
        <w:rPr>
          <w:lang w:val="en-US"/>
        </w:rPr>
      </w:pPr>
      <w:proofErr w:type="gramStart"/>
      <w:r w:rsidRPr="00CE2137">
        <w:rPr>
          <w:b/>
          <w:iCs/>
          <w:lang w:val="en-US"/>
        </w:rPr>
        <w:t>WM:</w:t>
      </w:r>
      <w:r w:rsidR="008A1E0C" w:rsidRPr="0026445C">
        <w:rPr>
          <w:i/>
          <w:iCs/>
          <w:lang w:val="en-US"/>
        </w:rPr>
        <w:t>“</w:t>
      </w:r>
      <w:proofErr w:type="gramEnd"/>
      <w:r w:rsidR="008A1E0C" w:rsidRPr="0026445C">
        <w:rPr>
          <w:i/>
          <w:iCs/>
          <w:lang w:val="en-US"/>
        </w:rPr>
        <w:t>TOWER, JEDI8-2 runway vacated”</w:t>
      </w:r>
    </w:p>
    <w:p w14:paraId="795D894B" w14:textId="77777777"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“JEDI8-2, TOWER. Copy – contact ground on 138.1. Good night”</w:t>
      </w:r>
    </w:p>
    <w:p w14:paraId="795D894C" w14:textId="77777777" w:rsidR="0026445C" w:rsidRPr="00CE2137" w:rsidRDefault="00CE2137" w:rsidP="00EA6474">
      <w:pPr>
        <w:numPr>
          <w:ilvl w:val="0"/>
          <w:numId w:val="26"/>
        </w:numPr>
        <w:rPr>
          <w:lang w:val="nb-NO"/>
        </w:rPr>
      </w:pPr>
      <w:proofErr w:type="spellStart"/>
      <w:proofErr w:type="gramStart"/>
      <w:r w:rsidRPr="00CE2137">
        <w:rPr>
          <w:b/>
          <w:iCs/>
          <w:lang w:val="en-US"/>
        </w:rPr>
        <w:t>WM:</w:t>
      </w:r>
      <w:r w:rsidR="008A1E0C" w:rsidRPr="0026445C">
        <w:rPr>
          <w:i/>
          <w:iCs/>
          <w:lang w:val="en-US"/>
        </w:rPr>
        <w:t>“</w:t>
      </w:r>
      <w:proofErr w:type="gramEnd"/>
      <w:r w:rsidR="008A1E0C" w:rsidRPr="0026445C">
        <w:rPr>
          <w:i/>
          <w:iCs/>
          <w:lang w:val="en-US"/>
        </w:rPr>
        <w:t>Ground</w:t>
      </w:r>
      <w:proofErr w:type="spellEnd"/>
      <w:r w:rsidR="008A1E0C" w:rsidRPr="0026445C">
        <w:rPr>
          <w:i/>
          <w:iCs/>
          <w:lang w:val="en-US"/>
        </w:rPr>
        <w:t xml:space="preserve"> 138.1, JEDI8-2 – Good night</w:t>
      </w:r>
    </w:p>
    <w:p w14:paraId="795D894D" w14:textId="77777777" w:rsidR="0026445C" w:rsidRDefault="0026445C" w:rsidP="0026445C">
      <w:pPr>
        <w:rPr>
          <w:lang w:val="nb-NO"/>
        </w:rPr>
      </w:pPr>
    </w:p>
    <w:p w14:paraId="795D894E" w14:textId="77777777" w:rsidR="0026445C" w:rsidRDefault="0026445C" w:rsidP="0026445C">
      <w:pPr>
        <w:rPr>
          <w:lang w:val="nb-NO"/>
        </w:rPr>
      </w:pPr>
      <w:r>
        <w:rPr>
          <w:lang w:val="nb-NO"/>
        </w:rPr>
        <w:t>CHECKING IN WITH GROUND</w:t>
      </w:r>
    </w:p>
    <w:p w14:paraId="795D894F" w14:textId="77777777" w:rsidR="0026445C" w:rsidRPr="008503F7" w:rsidRDefault="0026445C" w:rsidP="0026445C">
      <w:pPr>
        <w:rPr>
          <w:lang w:val="en-US"/>
        </w:rPr>
      </w:pPr>
      <w:r w:rsidRPr="0026445C">
        <w:rPr>
          <w:lang w:val="en-US"/>
        </w:rPr>
        <w:t xml:space="preserve">The flight is now on the ground, holding at a taxiway just </w:t>
      </w:r>
      <w:proofErr w:type="gramStart"/>
      <w:r w:rsidRPr="0026445C">
        <w:rPr>
          <w:lang w:val="en-US"/>
        </w:rPr>
        <w:t>off of</w:t>
      </w:r>
      <w:proofErr w:type="gramEnd"/>
      <w:r w:rsidRPr="0026445C">
        <w:rPr>
          <w:lang w:val="en-US"/>
        </w:rPr>
        <w:t xml:space="preserve"> the runway. FL will contact ground to request taxi clearance. If you landed as singleton, each flight </w:t>
      </w:r>
      <w:proofErr w:type="gramStart"/>
      <w:r w:rsidRPr="0026445C">
        <w:rPr>
          <w:lang w:val="en-US"/>
        </w:rPr>
        <w:t>will</w:t>
      </w:r>
      <w:proofErr w:type="gramEnd"/>
      <w:r w:rsidRPr="0026445C">
        <w:rPr>
          <w:lang w:val="en-US"/>
        </w:rPr>
        <w:t xml:space="preserve"> have to request their own clearance</w:t>
      </w:r>
    </w:p>
    <w:p w14:paraId="795D8950" w14:textId="77777777" w:rsidR="008A1E0C" w:rsidRPr="008503F7" w:rsidRDefault="00D60DA1" w:rsidP="00EA6474">
      <w:pPr>
        <w:numPr>
          <w:ilvl w:val="0"/>
          <w:numId w:val="27"/>
        </w:numPr>
        <w:rPr>
          <w:lang w:val="en-US"/>
        </w:rPr>
      </w:pPr>
      <w:proofErr w:type="gramStart"/>
      <w:r w:rsidRPr="00D60DA1">
        <w:rPr>
          <w:b/>
          <w:iCs/>
          <w:lang w:val="en-US"/>
        </w:rPr>
        <w:t>FL:</w:t>
      </w:r>
      <w:r w:rsidR="008A1E0C" w:rsidRPr="0026445C">
        <w:rPr>
          <w:i/>
          <w:iCs/>
          <w:lang w:val="en-US"/>
        </w:rPr>
        <w:t>«</w:t>
      </w:r>
      <w:proofErr w:type="gramEnd"/>
      <w:r w:rsidR="008A1E0C" w:rsidRPr="0026445C">
        <w:rPr>
          <w:i/>
          <w:iCs/>
          <w:lang w:val="en-US"/>
        </w:rPr>
        <w:t>GROUND, JEDI8-1 holding at Bravo, runway vacated»</w:t>
      </w:r>
    </w:p>
    <w:p w14:paraId="795D8951" w14:textId="77777777" w:rsidR="008A1E0C" w:rsidRPr="008503F7" w:rsidRDefault="00D60DA1" w:rsidP="00EA6474">
      <w:pPr>
        <w:numPr>
          <w:ilvl w:val="0"/>
          <w:numId w:val="27"/>
        </w:numPr>
        <w:rPr>
          <w:lang w:val="en-US"/>
        </w:rPr>
      </w:pPr>
      <w:proofErr w:type="gramStart"/>
      <w:r w:rsidRPr="00D60DA1">
        <w:rPr>
          <w:b/>
          <w:iCs/>
          <w:lang w:val="en-US"/>
        </w:rPr>
        <w:t>GND:</w:t>
      </w:r>
      <w:r w:rsidR="008A1E0C" w:rsidRPr="0026445C">
        <w:rPr>
          <w:i/>
          <w:iCs/>
          <w:lang w:val="en-US"/>
        </w:rPr>
        <w:t>«</w:t>
      </w:r>
      <w:proofErr w:type="gramEnd"/>
      <w:r w:rsidR="008A1E0C" w:rsidRPr="0026445C">
        <w:rPr>
          <w:i/>
          <w:iCs/>
          <w:lang w:val="en-US"/>
        </w:rPr>
        <w:t>JEDI8-1, GROUND – Taxi to parking APRON 1 via BRAVO and CHARLIE»</w:t>
      </w:r>
    </w:p>
    <w:p w14:paraId="795D8952" w14:textId="77777777" w:rsidR="008A1E0C" w:rsidRPr="008503F7" w:rsidRDefault="00D60DA1" w:rsidP="00EA6474">
      <w:pPr>
        <w:numPr>
          <w:ilvl w:val="0"/>
          <w:numId w:val="27"/>
        </w:numPr>
        <w:rPr>
          <w:lang w:val="en-US"/>
        </w:rPr>
      </w:pPr>
      <w:proofErr w:type="gramStart"/>
      <w:r w:rsidRPr="00D60DA1">
        <w:rPr>
          <w:b/>
          <w:iCs/>
          <w:lang w:val="en-US"/>
        </w:rPr>
        <w:t>FL:</w:t>
      </w:r>
      <w:r w:rsidR="008A1E0C" w:rsidRPr="0026445C">
        <w:rPr>
          <w:i/>
          <w:iCs/>
          <w:lang w:val="en-US"/>
        </w:rPr>
        <w:t>«</w:t>
      </w:r>
      <w:proofErr w:type="gramEnd"/>
      <w:r w:rsidR="008A1E0C" w:rsidRPr="0026445C">
        <w:rPr>
          <w:i/>
          <w:iCs/>
          <w:lang w:val="en-US"/>
        </w:rPr>
        <w:t>APRON 1 via BRAVO and CHARLIE, JEDI8-1»</w:t>
      </w:r>
    </w:p>
    <w:p w14:paraId="795D8953" w14:textId="77777777" w:rsidR="0026445C" w:rsidRPr="008503F7" w:rsidRDefault="0026445C" w:rsidP="00D60DA1">
      <w:pPr>
        <w:rPr>
          <w:lang w:val="en-US"/>
        </w:rPr>
      </w:pPr>
      <w:r w:rsidRPr="0026445C">
        <w:rPr>
          <w:lang w:val="en-US"/>
        </w:rPr>
        <w:t xml:space="preserve">As the flight arrives at APRON 1, FL will notify GROUND </w:t>
      </w:r>
    </w:p>
    <w:p w14:paraId="795D8954" w14:textId="77777777" w:rsidR="008A1E0C" w:rsidRPr="0026445C" w:rsidRDefault="00D60DA1" w:rsidP="00EA6474">
      <w:pPr>
        <w:numPr>
          <w:ilvl w:val="0"/>
          <w:numId w:val="28"/>
        </w:numPr>
        <w:rPr>
          <w:lang w:val="nb-NO"/>
        </w:rPr>
      </w:pPr>
      <w:proofErr w:type="gramStart"/>
      <w:r w:rsidRPr="00D60DA1">
        <w:rPr>
          <w:b/>
          <w:iCs/>
          <w:lang w:val="en-US"/>
        </w:rPr>
        <w:t>FL:</w:t>
      </w:r>
      <w:r w:rsidR="008A1E0C" w:rsidRPr="0026445C">
        <w:rPr>
          <w:i/>
          <w:iCs/>
          <w:lang w:val="en-US"/>
        </w:rPr>
        <w:t>«</w:t>
      </w:r>
      <w:proofErr w:type="gramEnd"/>
      <w:r w:rsidR="008A1E0C" w:rsidRPr="0026445C">
        <w:rPr>
          <w:i/>
          <w:iCs/>
          <w:lang w:val="en-US"/>
        </w:rPr>
        <w:t xml:space="preserve">GROUND, JEDI8-1 parked APRON 1 and shutting down. So long» </w:t>
      </w:r>
    </w:p>
    <w:p w14:paraId="795D8955" w14:textId="77777777" w:rsidR="008A1E0C" w:rsidRPr="008503F7" w:rsidRDefault="00D60DA1" w:rsidP="00EA6474">
      <w:pPr>
        <w:numPr>
          <w:ilvl w:val="0"/>
          <w:numId w:val="28"/>
        </w:numPr>
        <w:rPr>
          <w:lang w:val="en-US"/>
        </w:rPr>
      </w:pPr>
      <w:proofErr w:type="gramStart"/>
      <w:r w:rsidRPr="00D60DA1">
        <w:rPr>
          <w:b/>
          <w:iCs/>
          <w:lang w:val="en-US"/>
        </w:rPr>
        <w:t>GND:</w:t>
      </w:r>
      <w:r w:rsidR="008A1E0C" w:rsidRPr="0026445C">
        <w:rPr>
          <w:i/>
          <w:iCs/>
          <w:lang w:val="en-US"/>
        </w:rPr>
        <w:t>«</w:t>
      </w:r>
      <w:proofErr w:type="gramEnd"/>
      <w:r w:rsidR="008A1E0C" w:rsidRPr="0026445C">
        <w:rPr>
          <w:i/>
          <w:iCs/>
          <w:lang w:val="en-US"/>
        </w:rPr>
        <w:t xml:space="preserve">GROUND copies. Have a good day» </w:t>
      </w:r>
    </w:p>
    <w:p w14:paraId="795D8956" w14:textId="77777777" w:rsidR="0026445C" w:rsidRPr="008503F7" w:rsidRDefault="0026445C" w:rsidP="0026445C">
      <w:pPr>
        <w:rPr>
          <w:lang w:val="en-US"/>
        </w:rPr>
      </w:pPr>
    </w:p>
    <w:p w14:paraId="795D8957" w14:textId="77777777" w:rsidR="0026445C" w:rsidRPr="008503F7" w:rsidRDefault="0026445C" w:rsidP="0026445C">
      <w:pPr>
        <w:rPr>
          <w:lang w:val="en-US"/>
        </w:rPr>
      </w:pPr>
    </w:p>
    <w:p w14:paraId="795D8958" w14:textId="77777777" w:rsidR="0026445C" w:rsidRPr="008503F7" w:rsidRDefault="0026445C" w:rsidP="0026445C">
      <w:pPr>
        <w:rPr>
          <w:lang w:val="en-US"/>
        </w:rPr>
      </w:pPr>
    </w:p>
    <w:p w14:paraId="795D8959" w14:textId="77777777" w:rsidR="0026445C" w:rsidRPr="008503F7" w:rsidRDefault="0026445C" w:rsidP="00CF6AD1">
      <w:pPr>
        <w:rPr>
          <w:lang w:val="en-US"/>
        </w:rPr>
      </w:pPr>
    </w:p>
    <w:p w14:paraId="795D895A" w14:textId="77777777" w:rsidR="00CF6AD1" w:rsidRPr="008503F7" w:rsidRDefault="00CF6AD1" w:rsidP="00CF6AD1">
      <w:pPr>
        <w:rPr>
          <w:lang w:val="en-US"/>
        </w:rPr>
      </w:pPr>
    </w:p>
    <w:p w14:paraId="795D895B" w14:textId="77777777" w:rsidR="00CF6AD1" w:rsidRPr="008503F7" w:rsidRDefault="00CF6AD1" w:rsidP="00CF6AD1">
      <w:pPr>
        <w:rPr>
          <w:lang w:val="en-US"/>
        </w:rPr>
      </w:pPr>
    </w:p>
    <w:p w14:paraId="795D895C" w14:textId="77777777" w:rsidR="0032572B" w:rsidRPr="002166DF" w:rsidRDefault="0032572B" w:rsidP="002E5DB7"/>
    <w:p w14:paraId="795D895D" w14:textId="77777777" w:rsidR="002166DF" w:rsidRPr="002166DF" w:rsidRDefault="002166DF" w:rsidP="002E5DB7"/>
    <w:p w14:paraId="795D895E" w14:textId="77777777" w:rsidR="007C2DC0" w:rsidRDefault="007C2DC0" w:rsidP="002E5DB7"/>
    <w:p w14:paraId="795D895F" w14:textId="77777777" w:rsidR="00163F4F" w:rsidRDefault="00807353" w:rsidP="00807353">
      <w:pPr>
        <w:pStyle w:val="Heading5"/>
      </w:pPr>
      <w:r>
        <w:t>Altitude and flight levels</w:t>
      </w:r>
    </w:p>
    <w:p w14:paraId="795D8960" w14:textId="77777777" w:rsidR="0061345A" w:rsidRPr="008503F7" w:rsidRDefault="0061345A" w:rsidP="009C16B7">
      <w:pPr>
        <w:jc w:val="left"/>
        <w:rPr>
          <w:b/>
          <w:lang w:val="en-US"/>
        </w:rPr>
      </w:pPr>
      <w:r w:rsidRPr="009C16B7">
        <w:rPr>
          <w:b/>
          <w:lang w:val="en-US"/>
        </w:rPr>
        <w:t>QNH (Naval Height)</w:t>
      </w:r>
    </w:p>
    <w:p w14:paraId="795D8961" w14:textId="77777777" w:rsidR="0061345A" w:rsidRPr="008503F7" w:rsidRDefault="0061345A" w:rsidP="00EA6474">
      <w:pPr>
        <w:numPr>
          <w:ilvl w:val="0"/>
          <w:numId w:val="35"/>
        </w:numPr>
        <w:jc w:val="left"/>
        <w:rPr>
          <w:lang w:val="en-US"/>
        </w:rPr>
      </w:pPr>
      <w:r w:rsidRPr="009C16B7">
        <w:rPr>
          <w:lang w:val="en-US"/>
        </w:rPr>
        <w:t xml:space="preserve">“Height”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w:t>
      </w:r>
      <w:proofErr w:type="spellStart"/>
      <w:r w:rsidRPr="009C16B7">
        <w:rPr>
          <w:lang w:val="en-US"/>
        </w:rPr>
        <w:t>Lochini</w:t>
      </w:r>
      <w:proofErr w:type="spellEnd"/>
      <w:r w:rsidRPr="009C16B7">
        <w:rPr>
          <w:lang w:val="en-US"/>
        </w:rPr>
        <w:t>.</w:t>
      </w:r>
    </w:p>
    <w:p w14:paraId="795D8962" w14:textId="77777777" w:rsidR="0061345A" w:rsidRPr="008503F7" w:rsidRDefault="0061345A" w:rsidP="00EA6474">
      <w:pPr>
        <w:numPr>
          <w:ilvl w:val="0"/>
          <w:numId w:val="35"/>
        </w:numPr>
        <w:tabs>
          <w:tab w:val="num" w:pos="1440"/>
        </w:tabs>
        <w:jc w:val="left"/>
        <w:rPr>
          <w:lang w:val="en-US"/>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14:paraId="795D8963" w14:textId="77777777" w:rsidR="0061345A" w:rsidRPr="009C16B7" w:rsidRDefault="0061345A" w:rsidP="009C16B7">
      <w:pPr>
        <w:jc w:val="left"/>
        <w:rPr>
          <w:b/>
          <w:lang w:val="nb-NO"/>
        </w:rPr>
      </w:pPr>
      <w:r w:rsidRPr="009C16B7">
        <w:rPr>
          <w:b/>
          <w:lang w:val="en-US"/>
        </w:rPr>
        <w:t>SPS/QNE (En Route)</w:t>
      </w:r>
    </w:p>
    <w:p w14:paraId="795D8964" w14:textId="77777777" w:rsidR="0061345A" w:rsidRPr="008503F7" w:rsidRDefault="0061345A" w:rsidP="00EA6474">
      <w:pPr>
        <w:numPr>
          <w:ilvl w:val="0"/>
          <w:numId w:val="35"/>
        </w:numPr>
        <w:jc w:val="left"/>
        <w:rPr>
          <w:lang w:val="en-US"/>
        </w:rPr>
      </w:pPr>
      <w:r w:rsidRPr="009C16B7">
        <w:rPr>
          <w:lang w:val="en-US"/>
        </w:rPr>
        <w:t xml:space="preserve">“En Route” - Based on setting </w:t>
      </w:r>
      <w:proofErr w:type="gramStart"/>
      <w:r w:rsidRPr="009C16B7">
        <w:rPr>
          <w:lang w:val="en-US"/>
        </w:rPr>
        <w:t>29.92 inch</w:t>
      </w:r>
      <w:proofErr w:type="gramEnd"/>
      <w:r w:rsidRPr="009C16B7">
        <w:rPr>
          <w:lang w:val="en-US"/>
        </w:rPr>
        <w:t xml:space="preserve"> Mercury or 1013.2 </w:t>
      </w:r>
      <w:proofErr w:type="spellStart"/>
      <w:r w:rsidRPr="009C16B7">
        <w:rPr>
          <w:lang w:val="en-US"/>
        </w:rPr>
        <w:t>hPa</w:t>
      </w:r>
      <w:proofErr w:type="spellEnd"/>
      <w:r w:rsidRPr="009C16B7">
        <w:rPr>
          <w:lang w:val="en-US"/>
        </w:rPr>
        <w:t xml:space="preserve">, gives height above a theoretical datum which is not adjusted for atmospheric conditions. </w:t>
      </w:r>
    </w:p>
    <w:p w14:paraId="795D8965" w14:textId="77777777" w:rsidR="0061345A" w:rsidRPr="008503F7" w:rsidRDefault="0061345A" w:rsidP="00EA6474">
      <w:pPr>
        <w:numPr>
          <w:ilvl w:val="0"/>
          <w:numId w:val="35"/>
        </w:numPr>
        <w:jc w:val="left"/>
        <w:rPr>
          <w:lang w:val="en-US"/>
        </w:rPr>
      </w:pPr>
      <w:r w:rsidRPr="009C16B7">
        <w:rPr>
          <w:lang w:val="en-US"/>
        </w:rPr>
        <w:t xml:space="preserve">In order to obtain the same reference between flight coming from different airports the 132nd Virtual Wing uses Standard Pressure Setting/QNE when en route at higher altitudes. </w:t>
      </w:r>
    </w:p>
    <w:p w14:paraId="795D8966" w14:textId="77777777" w:rsidR="0061345A" w:rsidRPr="008503F7" w:rsidRDefault="0061345A" w:rsidP="00EA6474">
      <w:pPr>
        <w:numPr>
          <w:ilvl w:val="0"/>
          <w:numId w:val="35"/>
        </w:numPr>
        <w:jc w:val="left"/>
        <w:rPr>
          <w:lang w:val="en-US"/>
        </w:rPr>
      </w:pPr>
      <w:r w:rsidRPr="009C16B7">
        <w:rPr>
          <w:lang w:val="en-US"/>
        </w:rPr>
        <w:t xml:space="preserve">When altimeter is set for SPS/QNE the vertical position of the aircraft is referred to </w:t>
      </w:r>
      <w:proofErr w:type="spellStart"/>
      <w:r w:rsidRPr="009C16B7">
        <w:rPr>
          <w:lang w:val="en-US"/>
        </w:rPr>
        <w:t>at</w:t>
      </w:r>
      <w:r w:rsidRPr="009C16B7">
        <w:rPr>
          <w:u w:val="single"/>
          <w:lang w:val="en-US"/>
        </w:rPr>
        <w:t>flight</w:t>
      </w:r>
      <w:proofErr w:type="spellEnd"/>
      <w:r w:rsidRPr="009C16B7">
        <w:rPr>
          <w:u w:val="single"/>
          <w:lang w:val="en-US"/>
        </w:rPr>
        <w:t xml:space="preserve"> level in 100 feet</w:t>
      </w:r>
      <w:r w:rsidRPr="009C16B7">
        <w:rPr>
          <w:lang w:val="en-US"/>
        </w:rPr>
        <w:t>, e.g. altimeter shows 12000ft which translate to FL120.</w:t>
      </w:r>
    </w:p>
    <w:p w14:paraId="795D8967" w14:textId="77777777" w:rsidR="009C16B7" w:rsidRPr="008503F7" w:rsidRDefault="009C16B7" w:rsidP="009C16B7">
      <w:pPr>
        <w:jc w:val="left"/>
        <w:rPr>
          <w:lang w:val="en-US"/>
        </w:rPr>
      </w:pPr>
    </w:p>
    <w:p w14:paraId="795D8968" w14:textId="77777777" w:rsidR="0061345A" w:rsidRPr="009C16B7" w:rsidRDefault="0061345A" w:rsidP="009C16B7">
      <w:pPr>
        <w:jc w:val="left"/>
        <w:rPr>
          <w:b/>
          <w:lang w:val="nb-NO"/>
        </w:rPr>
      </w:pPr>
      <w:r w:rsidRPr="009C16B7">
        <w:rPr>
          <w:b/>
          <w:lang w:val="en-US"/>
        </w:rPr>
        <w:t>QFE (Field Elevation)</w:t>
      </w:r>
    </w:p>
    <w:p w14:paraId="795D8969" w14:textId="77777777" w:rsidR="0061345A" w:rsidRPr="008503F7" w:rsidRDefault="0061345A" w:rsidP="00EA6474">
      <w:pPr>
        <w:numPr>
          <w:ilvl w:val="0"/>
          <w:numId w:val="36"/>
        </w:numPr>
        <w:jc w:val="left"/>
        <w:rPr>
          <w:lang w:val="en-US"/>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14:paraId="795D896A" w14:textId="77777777" w:rsidR="0061345A" w:rsidRPr="008503F7" w:rsidRDefault="0061345A" w:rsidP="00EA6474">
      <w:pPr>
        <w:numPr>
          <w:ilvl w:val="0"/>
          <w:numId w:val="36"/>
        </w:numPr>
        <w:jc w:val="left"/>
        <w:rPr>
          <w:lang w:val="en-US"/>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14:paraId="795D896B" w14:textId="77777777" w:rsidR="009C16B7" w:rsidRPr="008503F7" w:rsidRDefault="009C16B7" w:rsidP="009C16B7">
      <w:pPr>
        <w:rPr>
          <w:lang w:val="en-US"/>
        </w:rPr>
      </w:pPr>
    </w:p>
    <w:p w14:paraId="795D896C" w14:textId="77777777" w:rsidR="00807353" w:rsidRDefault="009C16B7" w:rsidP="00807353">
      <w:r>
        <w:rPr>
          <w:noProof/>
          <w:lang w:val="nb-NO" w:eastAsia="nb-NO"/>
        </w:rPr>
        <w:lastRenderedPageBreak/>
        <w:drawing>
          <wp:inline distT="0" distB="0" distL="0" distR="0" wp14:anchorId="795D8BC4" wp14:editId="795D8BC5">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6D" w14:textId="77777777" w:rsidR="009C16B7" w:rsidRDefault="009C16B7" w:rsidP="00807353"/>
    <w:p w14:paraId="795D896E" w14:textId="77777777" w:rsidR="009C16B7" w:rsidRDefault="009C16B7" w:rsidP="00807353"/>
    <w:p w14:paraId="795D896F" w14:textId="77777777" w:rsidR="009C16B7" w:rsidRDefault="009C16B7" w:rsidP="00807353"/>
    <w:p w14:paraId="795D8970" w14:textId="77777777" w:rsidR="00807353" w:rsidRDefault="00807353" w:rsidP="00807353">
      <w:pPr>
        <w:pStyle w:val="Heading5"/>
      </w:pPr>
      <w:r>
        <w:t>Authentication</w:t>
      </w:r>
    </w:p>
    <w:p w14:paraId="795D8971" w14:textId="77777777" w:rsidR="00807353" w:rsidRDefault="00807353" w:rsidP="00807353">
      <w:r>
        <w:t>AET-100</w:t>
      </w:r>
    </w:p>
    <w:p w14:paraId="795D8972" w14:textId="77777777" w:rsidR="00807353" w:rsidRDefault="00807353" w:rsidP="00807353">
      <w:r>
        <w:t>TAT-100</w:t>
      </w:r>
    </w:p>
    <w:p w14:paraId="795D8973" w14:textId="77777777" w:rsidR="00807353" w:rsidRPr="00807353" w:rsidRDefault="00807353" w:rsidP="00807353">
      <w:r>
        <w:t>RAMROD</w:t>
      </w:r>
    </w:p>
    <w:p w14:paraId="795D8974" w14:textId="77777777" w:rsidR="00807353" w:rsidRDefault="00807353" w:rsidP="00807353"/>
    <w:p w14:paraId="795D8975" w14:textId="77777777" w:rsidR="00807353" w:rsidRDefault="00807353" w:rsidP="00807353"/>
    <w:p w14:paraId="795D8976" w14:textId="77777777" w:rsidR="00123E80" w:rsidRDefault="00123E80" w:rsidP="00807353"/>
    <w:p w14:paraId="795D8977" w14:textId="77777777" w:rsidR="00EC5071" w:rsidRDefault="00EC5071" w:rsidP="00807353"/>
    <w:p w14:paraId="795D8978" w14:textId="77777777" w:rsidR="00EC5071" w:rsidRDefault="00EC5071" w:rsidP="00807353"/>
    <w:p w14:paraId="795D8979" w14:textId="77777777" w:rsidR="00EC5071" w:rsidRDefault="00EC5071" w:rsidP="00807353"/>
    <w:p w14:paraId="795D897A" w14:textId="77777777" w:rsidR="00EC5071" w:rsidRDefault="00EC5071" w:rsidP="00807353"/>
    <w:p w14:paraId="795D897B" w14:textId="77777777" w:rsidR="00EC5071" w:rsidRDefault="00EC5071" w:rsidP="00807353"/>
    <w:p w14:paraId="795D897C" w14:textId="77777777" w:rsidR="00EC5071" w:rsidRDefault="00EC5071" w:rsidP="00807353"/>
    <w:p w14:paraId="795D897D" w14:textId="77777777" w:rsidR="00EC5071" w:rsidRDefault="00EC5071" w:rsidP="00807353"/>
    <w:p w14:paraId="795D897E" w14:textId="77777777" w:rsidR="00EC5071" w:rsidRDefault="00EC5071" w:rsidP="00807353"/>
    <w:p w14:paraId="795D897F" w14:textId="77777777" w:rsidR="00EC5071" w:rsidRDefault="00EC5071" w:rsidP="00807353"/>
    <w:p w14:paraId="795D8980" w14:textId="77777777" w:rsidR="00EC5071" w:rsidRDefault="00EC5071" w:rsidP="00807353"/>
    <w:p w14:paraId="795D8981" w14:textId="77777777" w:rsidR="00EC5071" w:rsidRDefault="00EC5071" w:rsidP="00807353"/>
    <w:p w14:paraId="795D8982" w14:textId="77777777" w:rsidR="00EC5071" w:rsidRDefault="00EC5071" w:rsidP="00807353"/>
    <w:p w14:paraId="795D8983" w14:textId="77777777" w:rsidR="00EC5071" w:rsidRDefault="00EC5071" w:rsidP="00807353"/>
    <w:p w14:paraId="795D8984" w14:textId="77777777" w:rsidR="00EC5071" w:rsidRDefault="00EC5071" w:rsidP="00807353"/>
    <w:p w14:paraId="795D8985" w14:textId="77777777" w:rsidR="00EC5071" w:rsidRDefault="00EC5071" w:rsidP="00807353"/>
    <w:p w14:paraId="795D8986" w14:textId="77777777" w:rsidR="00EC5071" w:rsidRDefault="00EC5071" w:rsidP="00807353"/>
    <w:p w14:paraId="795D8987" w14:textId="77777777" w:rsidR="00EC5071" w:rsidRDefault="00EC5071" w:rsidP="00807353"/>
    <w:p w14:paraId="795D8988" w14:textId="77777777" w:rsidR="00EC5071" w:rsidRDefault="00EC5071" w:rsidP="00807353"/>
    <w:p w14:paraId="795D8989" w14:textId="77777777" w:rsidR="00EC5071" w:rsidRDefault="00EC5071" w:rsidP="00807353"/>
    <w:p w14:paraId="795D898A" w14:textId="77777777" w:rsidR="00EC5071" w:rsidRDefault="00EC5071" w:rsidP="00807353"/>
    <w:p w14:paraId="795D898B" w14:textId="77777777" w:rsidR="00EC5071" w:rsidRDefault="00EC5071" w:rsidP="00807353"/>
    <w:p w14:paraId="795D898C" w14:textId="77777777" w:rsidR="00123E80" w:rsidRDefault="00123E80" w:rsidP="00807353"/>
    <w:p w14:paraId="795D898D" w14:textId="77777777" w:rsidR="00123E80" w:rsidRDefault="00123E80" w:rsidP="00EC5071">
      <w:pPr>
        <w:pStyle w:val="Heading3"/>
      </w:pPr>
      <w:r>
        <w:lastRenderedPageBreak/>
        <w:t>DEPARTURE PROCEDURES</w:t>
      </w:r>
    </w:p>
    <w:p w14:paraId="795D898E" w14:textId="77777777" w:rsidR="00123E80" w:rsidRPr="00E17A71" w:rsidRDefault="00123E80" w:rsidP="00123E80">
      <w:pPr>
        <w:pStyle w:val="Heading4"/>
        <w:rPr>
          <w:b/>
        </w:rPr>
      </w:pPr>
      <w:r w:rsidRPr="00E17A71">
        <w:rPr>
          <w:b/>
        </w:rPr>
        <w:t>TAXI</w:t>
      </w:r>
    </w:p>
    <w:p w14:paraId="795D898F" w14:textId="77777777" w:rsidR="00123E80" w:rsidRPr="0054587C" w:rsidRDefault="00123E80" w:rsidP="00123E80">
      <w:pPr>
        <w:rPr>
          <w:rFonts w:cstheme="minorHAnsi"/>
          <w:lang w:val="nb-NO"/>
        </w:rPr>
      </w:pPr>
      <w:r w:rsidRPr="0054587C">
        <w:rPr>
          <w:rFonts w:cstheme="minorHAnsi"/>
          <w:lang w:val="nb-NO"/>
        </w:rPr>
        <w:t xml:space="preserve">Taxi is started either by a voice order from Lead or when he switches on the landing light. For a landing light taxi start, all pilots in a Flight must be visual and after entering the cockpit. </w:t>
      </w:r>
    </w:p>
    <w:p w14:paraId="795D8990" w14:textId="77777777" w:rsidR="00123E80" w:rsidRPr="0054587C" w:rsidRDefault="00123E80" w:rsidP="00123E80">
      <w:pPr>
        <w:rPr>
          <w:rFonts w:cstheme="minorHAnsi"/>
          <w:lang w:val="nb-NO"/>
        </w:rPr>
      </w:pPr>
      <w:r w:rsidRPr="0054587C">
        <w:rPr>
          <w:rFonts w:cstheme="minorHAnsi"/>
          <w:lang w:val="nb-NO"/>
        </w:rPr>
        <w:t xml:space="preserve">Avoid using a quick burst of afterburner to get yourself moving and always remember to carry out the taxi checks. As a minimum you should check: NWS is enabled, Flight Controls have full and free movement and your brakes before you get up any real speed, better to find you have a brake failure now than run into the back of another aircraft during taxi. Aircraft taxi in turn, keeping a safe slow speed (no more than 20 knots). </w:t>
      </w:r>
    </w:p>
    <w:p w14:paraId="795D8991" w14:textId="77777777" w:rsidR="00123E80" w:rsidRPr="0054587C" w:rsidRDefault="00123E80" w:rsidP="00123E80">
      <w:pPr>
        <w:rPr>
          <w:rFonts w:cstheme="minorHAnsi"/>
          <w:lang w:val="nb-NO"/>
        </w:rPr>
      </w:pPr>
      <w:r w:rsidRPr="0054587C">
        <w:rPr>
          <w:rFonts w:cstheme="minorHAnsi"/>
          <w:lang w:val="nb-NO"/>
        </w:rPr>
        <w:t>A throttle setting of 77%-82% is quite adequate and even that may need to be backed off once rolling. Keep a good distance behind the aircraft in front.</w:t>
      </w:r>
    </w:p>
    <w:p w14:paraId="795D8992" w14:textId="77777777" w:rsidR="00123E80" w:rsidRPr="0054587C" w:rsidRDefault="00123E80" w:rsidP="00123E80">
      <w:pPr>
        <w:rPr>
          <w:rFonts w:cstheme="minorHAnsi"/>
          <w:lang w:val="nb-NO"/>
        </w:rPr>
      </w:pPr>
    </w:p>
    <w:p w14:paraId="795D8993" w14:textId="77777777" w:rsidR="00123E80" w:rsidRPr="0054587C" w:rsidRDefault="00123E80" w:rsidP="00123E80">
      <w:pPr>
        <w:rPr>
          <w:rFonts w:cstheme="minorHAnsi"/>
          <w:lang w:val="nb-NO"/>
        </w:rPr>
      </w:pPr>
      <w:r w:rsidRPr="0054587C">
        <w:rPr>
          <w:rFonts w:cstheme="minorHAnsi"/>
          <w:lang w:val="nb-NO"/>
        </w:rPr>
        <w:t>Spacing may however be reduced when holding short of, or entering the runway. Flighleads should follow ATC instructions whenever possible, but it is the responsibility of all pilots to avoid a collision using the see and avoid principle. While on the ground you are required to give way to aircraft to your right, any aircraft on an active runway and any aircraft on final. Remember, AI aircraft may not comply with this SOP so be vigilant at all times and under no circumstances should you enter an active runway unless certain</w:t>
      </w:r>
      <w:r w:rsidRPr="0054587C">
        <w:t xml:space="preserve"> </w:t>
      </w:r>
      <w:r w:rsidRPr="0054587C">
        <w:rPr>
          <w:rFonts w:cstheme="minorHAnsi"/>
          <w:lang w:val="nb-NO"/>
        </w:rPr>
        <w:t>there is no traffic departing or landing. All aircraft must use the active runway(s), as declared by ATC/ATIS.</w:t>
      </w:r>
    </w:p>
    <w:p w14:paraId="795D8994" w14:textId="77777777" w:rsidR="00123E80" w:rsidRDefault="00123E80" w:rsidP="00123E80"/>
    <w:p w14:paraId="795D8995" w14:textId="77777777" w:rsidR="00123E80" w:rsidRDefault="00123E80" w:rsidP="00123E80"/>
    <w:p w14:paraId="795D8996" w14:textId="77777777" w:rsidR="00123E80" w:rsidRPr="0054587C" w:rsidRDefault="00123E80" w:rsidP="00123E80">
      <w:pPr>
        <w:pStyle w:val="Heading4"/>
        <w:rPr>
          <w:b/>
        </w:rPr>
      </w:pPr>
      <w:r>
        <w:rPr>
          <w:b/>
        </w:rPr>
        <w:t>TRAIL TAXI</w:t>
      </w:r>
    </w:p>
    <w:p w14:paraId="795D8997" w14:textId="77777777" w:rsidR="00123E80" w:rsidRDefault="00123E80" w:rsidP="00123E80">
      <w:pPr>
        <w:rPr>
          <w:rFonts w:cstheme="minorHAnsi"/>
          <w:lang w:val="nb-NO"/>
        </w:rPr>
      </w:pPr>
      <w:r w:rsidRPr="0054587C">
        <w:rPr>
          <w:rFonts w:cstheme="minorHAnsi"/>
          <w:lang w:val="nb-NO"/>
        </w:rPr>
        <w:t>In trail taxi all aircraft taxi with their nose gear on the centre line and keep adequate spacing between aircraft to ensure there is no risk of a collision. For a guide use a minimum of 50 meters or 150ft, which at 10-15 knots is 5-7 seconds behind the aircraft in front. You can also judge the correct distance by ensuring the wingspan of the aircraft in front is approximately half the width of the HUD.</w:t>
      </w:r>
    </w:p>
    <w:p w14:paraId="795D8998" w14:textId="77777777" w:rsidR="00123E80" w:rsidRPr="0054587C" w:rsidRDefault="00123E80" w:rsidP="00123E80">
      <w:pPr>
        <w:rPr>
          <w:rFonts w:cstheme="minorHAnsi"/>
          <w:lang w:val="nb-NO"/>
        </w:rPr>
      </w:pPr>
    </w:p>
    <w:p w14:paraId="795D8999" w14:textId="77777777" w:rsidR="00123E80" w:rsidRDefault="00123E80" w:rsidP="00EC5071">
      <w:pPr>
        <w:jc w:val="center"/>
      </w:pPr>
      <w:r>
        <w:rPr>
          <w:noProof/>
          <w:lang w:val="nb-NO" w:eastAsia="nb-NO"/>
        </w:rPr>
        <w:drawing>
          <wp:inline distT="0" distB="0" distL="0" distR="0" wp14:anchorId="795D8BC6" wp14:editId="795D8BC7">
            <wp:extent cx="4510319" cy="3484418"/>
            <wp:effectExtent l="57150" t="19050" r="118831" b="77932"/>
            <wp:docPr id="2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514761" cy="348785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9A" w14:textId="77777777" w:rsidR="00123E80" w:rsidRDefault="00123E80" w:rsidP="00123E80"/>
    <w:p w14:paraId="795D899B" w14:textId="77777777" w:rsidR="00123E80" w:rsidRDefault="00123E80" w:rsidP="00123E80"/>
    <w:p w14:paraId="795D899C" w14:textId="77777777" w:rsidR="00123E80" w:rsidRDefault="00123E80" w:rsidP="00123E80"/>
    <w:p w14:paraId="795D899D" w14:textId="77777777" w:rsidR="00123E80" w:rsidRPr="00276600" w:rsidRDefault="00123E80" w:rsidP="00123E80">
      <w:pPr>
        <w:pStyle w:val="Heading4"/>
        <w:rPr>
          <w:b/>
        </w:rPr>
      </w:pPr>
      <w:r w:rsidRPr="00276600">
        <w:rPr>
          <w:b/>
        </w:rPr>
        <w:lastRenderedPageBreak/>
        <w:t>STAGGER TAXI</w:t>
      </w:r>
    </w:p>
    <w:p w14:paraId="795D899E" w14:textId="77777777" w:rsidR="00123E80" w:rsidRPr="0054587C" w:rsidRDefault="00123E80" w:rsidP="00123E80">
      <w:pPr>
        <w:rPr>
          <w:rFonts w:cstheme="minorHAnsi"/>
          <w:szCs w:val="20"/>
          <w:lang w:val="nb-NO"/>
        </w:rPr>
      </w:pPr>
      <w:r w:rsidRPr="0054587C">
        <w:rPr>
          <w:rFonts w:cstheme="minorHAnsi"/>
          <w:szCs w:val="20"/>
          <w:lang w:val="nb-NO"/>
        </w:rPr>
        <w:t>In a stagger taxi, aircraft put their nosewheel in the centre of either the left or right lane of the taxiway. This allows aircraft to taxi at a closer distance to the aircraft in front, useful when visibility is limited, timings are tight or the airbase is very busy.</w:t>
      </w:r>
    </w:p>
    <w:p w14:paraId="795D899F" w14:textId="77777777" w:rsidR="00123E80" w:rsidRDefault="00123E80" w:rsidP="00123E80">
      <w:pPr>
        <w:rPr>
          <w:rFonts w:cstheme="minorHAnsi"/>
          <w:szCs w:val="20"/>
          <w:lang w:val="nb-NO"/>
        </w:rPr>
      </w:pPr>
      <w:r w:rsidRPr="0054587C">
        <w:rPr>
          <w:rFonts w:cstheme="minorHAnsi"/>
          <w:szCs w:val="20"/>
          <w:lang w:val="nb-NO"/>
        </w:rPr>
        <w:t>Stagger taxi is only to be used when the taxiway is wide enough to ensure sufficient wingtip clearance from obstacles and all aircraft must ensure they remain in their own lane to avoid any risk of collision. For a guide keep a gap of 30 meters or 100ft. You can also judge the correct distance by ensuring the wingspan of the aircraft in front is approxim</w:t>
      </w:r>
      <w:r>
        <w:rPr>
          <w:rFonts w:cstheme="minorHAnsi"/>
          <w:szCs w:val="20"/>
          <w:lang w:val="nb-NO"/>
        </w:rPr>
        <w:t>ately 3/4 the width of the HUD. The Flighlead</w:t>
      </w:r>
      <w:r w:rsidRPr="0054587C">
        <w:rPr>
          <w:rFonts w:cstheme="minorHAnsi"/>
          <w:szCs w:val="20"/>
          <w:lang w:val="nb-NO"/>
        </w:rPr>
        <w:t xml:space="preserve"> should taxi on the side of taxiway for the direction of turn (i.e. right turn - right side or left turn - left side). Other aircraft in the Flight stagger on opposite sides (e.g. #1 right #2 left #3 right #4 left).</w:t>
      </w:r>
    </w:p>
    <w:p w14:paraId="795D89A0" w14:textId="77777777" w:rsidR="00EC5071" w:rsidRDefault="00EC5071" w:rsidP="00123E80">
      <w:pPr>
        <w:rPr>
          <w:rFonts w:cstheme="minorHAnsi"/>
          <w:szCs w:val="20"/>
          <w:lang w:val="nb-NO"/>
        </w:rPr>
      </w:pPr>
    </w:p>
    <w:p w14:paraId="795D89A1" w14:textId="77777777" w:rsidR="00EC5071" w:rsidRPr="0054587C" w:rsidRDefault="00EC5071" w:rsidP="00123E80">
      <w:pPr>
        <w:rPr>
          <w:rFonts w:cstheme="minorHAnsi"/>
          <w:szCs w:val="20"/>
          <w:lang w:val="nb-NO"/>
        </w:rPr>
      </w:pPr>
    </w:p>
    <w:p w14:paraId="795D89A2" w14:textId="77777777" w:rsidR="00123E80" w:rsidRDefault="00123E80" w:rsidP="00EC5071">
      <w:pPr>
        <w:jc w:val="center"/>
      </w:pPr>
      <w:r>
        <w:rPr>
          <w:noProof/>
          <w:lang w:val="nb-NO" w:eastAsia="nb-NO"/>
        </w:rPr>
        <w:drawing>
          <wp:inline distT="0" distB="0" distL="0" distR="0" wp14:anchorId="795D8BC8" wp14:editId="795D8BC9">
            <wp:extent cx="4918923" cy="3599865"/>
            <wp:effectExtent l="57150" t="19050" r="110277" b="76785"/>
            <wp:docPr id="29"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4928330" cy="360674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A3" w14:textId="77777777" w:rsidR="00EC5071" w:rsidRDefault="00EC5071" w:rsidP="00EC5071">
      <w:pPr>
        <w:jc w:val="center"/>
      </w:pPr>
    </w:p>
    <w:p w14:paraId="795D89A4" w14:textId="77777777" w:rsidR="00EC5071" w:rsidRDefault="00EC5071" w:rsidP="00EC5071">
      <w:pPr>
        <w:jc w:val="center"/>
      </w:pPr>
    </w:p>
    <w:p w14:paraId="795D89A5" w14:textId="77777777" w:rsidR="00EC5071" w:rsidRDefault="00EC5071" w:rsidP="00EC5071">
      <w:pPr>
        <w:jc w:val="center"/>
      </w:pPr>
    </w:p>
    <w:p w14:paraId="795D89A6" w14:textId="77777777" w:rsidR="00EC5071" w:rsidRDefault="00EC5071" w:rsidP="00EC5071">
      <w:pPr>
        <w:jc w:val="center"/>
      </w:pPr>
    </w:p>
    <w:p w14:paraId="795D89A7" w14:textId="77777777" w:rsidR="00EC5071" w:rsidRDefault="00EC5071" w:rsidP="00EC5071">
      <w:pPr>
        <w:jc w:val="center"/>
      </w:pPr>
    </w:p>
    <w:p w14:paraId="795D89A8" w14:textId="77777777" w:rsidR="00EC5071" w:rsidRDefault="00EC5071" w:rsidP="00EC5071">
      <w:pPr>
        <w:jc w:val="center"/>
      </w:pPr>
    </w:p>
    <w:p w14:paraId="795D89A9" w14:textId="77777777" w:rsidR="00EC5071" w:rsidRDefault="00EC5071" w:rsidP="00EC5071">
      <w:pPr>
        <w:jc w:val="center"/>
      </w:pPr>
    </w:p>
    <w:p w14:paraId="795D89AA" w14:textId="77777777" w:rsidR="00EC5071" w:rsidRDefault="00EC5071" w:rsidP="00EC5071">
      <w:pPr>
        <w:jc w:val="center"/>
      </w:pPr>
    </w:p>
    <w:p w14:paraId="795D89AB" w14:textId="77777777" w:rsidR="00EC5071" w:rsidRDefault="00EC5071" w:rsidP="00EC5071">
      <w:pPr>
        <w:jc w:val="center"/>
      </w:pPr>
    </w:p>
    <w:p w14:paraId="795D89AC" w14:textId="77777777" w:rsidR="00EC5071" w:rsidRDefault="00EC5071" w:rsidP="00EC5071">
      <w:pPr>
        <w:jc w:val="center"/>
      </w:pPr>
    </w:p>
    <w:p w14:paraId="795D89AD" w14:textId="77777777" w:rsidR="00EC5071" w:rsidRDefault="00EC5071" w:rsidP="00EC5071">
      <w:pPr>
        <w:jc w:val="center"/>
      </w:pPr>
    </w:p>
    <w:p w14:paraId="795D89AE" w14:textId="77777777" w:rsidR="00EC5071" w:rsidRDefault="00EC5071" w:rsidP="00EC5071">
      <w:pPr>
        <w:jc w:val="center"/>
      </w:pPr>
    </w:p>
    <w:p w14:paraId="795D89AF" w14:textId="77777777" w:rsidR="00EC5071" w:rsidRDefault="00EC5071" w:rsidP="00EC5071">
      <w:pPr>
        <w:jc w:val="center"/>
      </w:pPr>
    </w:p>
    <w:p w14:paraId="795D89B0" w14:textId="77777777" w:rsidR="00EC5071" w:rsidRDefault="00EC5071" w:rsidP="00EC5071">
      <w:pPr>
        <w:jc w:val="center"/>
      </w:pPr>
    </w:p>
    <w:p w14:paraId="795D89B1" w14:textId="77777777" w:rsidR="00123E80" w:rsidRDefault="00123E80" w:rsidP="00123E80"/>
    <w:p w14:paraId="795D89B2" w14:textId="77777777" w:rsidR="00123E80" w:rsidRPr="0054587C" w:rsidRDefault="00123E80" w:rsidP="00123E80">
      <w:pPr>
        <w:pStyle w:val="Heading4"/>
        <w:rPr>
          <w:b/>
        </w:rPr>
      </w:pPr>
      <w:r w:rsidRPr="0054587C">
        <w:rPr>
          <w:b/>
        </w:rPr>
        <w:lastRenderedPageBreak/>
        <w:t>LINE UP</w:t>
      </w:r>
    </w:p>
    <w:p w14:paraId="795D89B3" w14:textId="77777777" w:rsidR="00123E80" w:rsidRPr="0054587C" w:rsidRDefault="00123E80" w:rsidP="00123E80">
      <w:pPr>
        <w:rPr>
          <w:rFonts w:cstheme="minorHAnsi"/>
          <w:szCs w:val="20"/>
          <w:lang w:val="nb-NO"/>
        </w:rPr>
      </w:pPr>
      <w:r w:rsidRPr="0054587C">
        <w:rPr>
          <w:rFonts w:cstheme="minorHAnsi"/>
          <w:szCs w:val="20"/>
          <w:lang w:val="nb-NO"/>
        </w:rPr>
        <w:t xml:space="preserve">SOP line-ups are shown </w:t>
      </w:r>
      <w:r>
        <w:rPr>
          <w:rFonts w:cstheme="minorHAnsi"/>
          <w:szCs w:val="20"/>
          <w:lang w:val="nb-NO"/>
        </w:rPr>
        <w:t>below.</w:t>
      </w:r>
      <w:r w:rsidRPr="0054587C">
        <w:rPr>
          <w:rFonts w:cstheme="minorHAnsi"/>
          <w:szCs w:val="20"/>
          <w:lang w:val="nb-NO"/>
        </w:rPr>
        <w:t xml:space="preserve"> </w:t>
      </w:r>
      <w:r>
        <w:rPr>
          <w:rFonts w:cstheme="minorHAnsi"/>
          <w:szCs w:val="20"/>
          <w:lang w:val="nb-NO"/>
        </w:rPr>
        <w:t>#1</w:t>
      </w:r>
      <w:r w:rsidRPr="0054587C">
        <w:rPr>
          <w:rFonts w:cstheme="minorHAnsi"/>
          <w:szCs w:val="20"/>
          <w:lang w:val="nb-NO"/>
        </w:rPr>
        <w:t xml:space="preserve"> position themselves on the same side of the runway as they occupied on the taxiway, leaving enough room behind them for the Flight to line up. However, if there is a strong wind from one side </w:t>
      </w:r>
      <w:r>
        <w:rPr>
          <w:rFonts w:cstheme="minorHAnsi"/>
          <w:szCs w:val="20"/>
          <w:lang w:val="nb-NO"/>
        </w:rPr>
        <w:t>#1</w:t>
      </w:r>
      <w:r w:rsidRPr="0054587C">
        <w:rPr>
          <w:rFonts w:cstheme="minorHAnsi"/>
          <w:szCs w:val="20"/>
          <w:lang w:val="nb-NO"/>
        </w:rPr>
        <w:t xml:space="preserve"> </w:t>
      </w:r>
      <w:r w:rsidR="002D2D0F">
        <w:rPr>
          <w:rFonts w:cstheme="minorHAnsi"/>
          <w:szCs w:val="20"/>
          <w:lang w:val="nb-NO"/>
        </w:rPr>
        <w:t>will use</w:t>
      </w:r>
      <w:r w:rsidRPr="0054587C">
        <w:rPr>
          <w:rFonts w:cstheme="minorHAnsi"/>
          <w:szCs w:val="20"/>
          <w:lang w:val="nb-NO"/>
        </w:rPr>
        <w:t xml:space="preserve"> the lane furthest from the wind direction for two reasons, most importantly wake turbulence, but also to avoid </w:t>
      </w:r>
      <w:r>
        <w:rPr>
          <w:rFonts w:cstheme="minorHAnsi"/>
          <w:szCs w:val="20"/>
          <w:lang w:val="nb-NO"/>
        </w:rPr>
        <w:t>#2</w:t>
      </w:r>
      <w:r w:rsidRPr="0054587C">
        <w:rPr>
          <w:rFonts w:cstheme="minorHAnsi"/>
          <w:szCs w:val="20"/>
          <w:lang w:val="nb-NO"/>
        </w:rPr>
        <w:t xml:space="preserve"> loosing engine performance from </w:t>
      </w:r>
      <w:r>
        <w:rPr>
          <w:rFonts w:cstheme="minorHAnsi"/>
          <w:szCs w:val="20"/>
          <w:lang w:val="nb-NO"/>
        </w:rPr>
        <w:t>#</w:t>
      </w:r>
      <w:r w:rsidRPr="0054587C">
        <w:rPr>
          <w:rFonts w:cstheme="minorHAnsi"/>
          <w:szCs w:val="20"/>
          <w:lang w:val="nb-NO"/>
        </w:rPr>
        <w:t xml:space="preserve">1’s jet efflux temp. For an Element or Echelon line-up </w:t>
      </w:r>
      <w:r>
        <w:rPr>
          <w:rFonts w:cstheme="minorHAnsi"/>
          <w:szCs w:val="20"/>
          <w:lang w:val="nb-NO"/>
        </w:rPr>
        <w:t>#</w:t>
      </w:r>
      <w:r w:rsidRPr="0054587C">
        <w:rPr>
          <w:rFonts w:cstheme="minorHAnsi"/>
          <w:szCs w:val="20"/>
          <w:lang w:val="nb-NO"/>
        </w:rPr>
        <w:t xml:space="preserve">2 will be staggered </w:t>
      </w:r>
      <w:r>
        <w:rPr>
          <w:rFonts w:cstheme="minorHAnsi"/>
          <w:szCs w:val="20"/>
          <w:lang w:val="nb-NO"/>
        </w:rPr>
        <w:t>with their head in-line with #1’s main gear. #</w:t>
      </w:r>
      <w:r w:rsidRPr="0054587C">
        <w:rPr>
          <w:rFonts w:cstheme="minorHAnsi"/>
          <w:szCs w:val="20"/>
          <w:lang w:val="nb-NO"/>
        </w:rPr>
        <w:t>2 must maintain wingtip clearance with lead. If in a</w:t>
      </w:r>
      <w:r>
        <w:rPr>
          <w:rFonts w:cstheme="minorHAnsi"/>
          <w:szCs w:val="20"/>
          <w:lang w:val="nb-NO"/>
        </w:rPr>
        <w:t xml:space="preserve"> three/four echelon line-up, #3 and #</w:t>
      </w:r>
      <w:r w:rsidRPr="0054587C">
        <w:rPr>
          <w:rFonts w:cstheme="minorHAnsi"/>
          <w:szCs w:val="20"/>
          <w:lang w:val="nb-NO"/>
        </w:rPr>
        <w:t>4 should align helmets of the preceding flight members. If in a thr</w:t>
      </w:r>
      <w:r>
        <w:rPr>
          <w:rFonts w:cstheme="minorHAnsi"/>
          <w:szCs w:val="20"/>
          <w:lang w:val="nb-NO"/>
        </w:rPr>
        <w:t>ee/four-in-the-slot line-up, #</w:t>
      </w:r>
      <w:r w:rsidRPr="0054587C">
        <w:rPr>
          <w:rFonts w:cstheme="minorHAnsi"/>
          <w:szCs w:val="20"/>
          <w:lang w:val="nb-NO"/>
        </w:rPr>
        <w:t>2 should line-up in Echelon but with suffici</w:t>
      </w:r>
      <w:r>
        <w:rPr>
          <w:rFonts w:cstheme="minorHAnsi"/>
          <w:szCs w:val="20"/>
          <w:lang w:val="nb-NO"/>
        </w:rPr>
        <w:t>ent wingtip spacing to allow #3 and #</w:t>
      </w:r>
      <w:r w:rsidRPr="0054587C">
        <w:rPr>
          <w:rFonts w:cstheme="minorHAnsi"/>
          <w:szCs w:val="20"/>
          <w:lang w:val="nb-NO"/>
        </w:rPr>
        <w:t>4 to establish position w</w:t>
      </w:r>
      <w:r>
        <w:rPr>
          <w:rFonts w:cstheme="minorHAnsi"/>
          <w:szCs w:val="20"/>
          <w:lang w:val="nb-NO"/>
        </w:rPr>
        <w:t>ithout wingtips overlapping. #3 and #</w:t>
      </w:r>
      <w:r w:rsidRPr="0054587C">
        <w:rPr>
          <w:rFonts w:cstheme="minorHAnsi"/>
          <w:szCs w:val="20"/>
          <w:lang w:val="nb-NO"/>
        </w:rPr>
        <w:t>4 should line up in Echelon with four lining-up where he can see his element mate’s cockpit in front of two's vertical stabilizer.</w:t>
      </w:r>
    </w:p>
    <w:p w14:paraId="795D89B4" w14:textId="77777777" w:rsidR="00123E80" w:rsidRDefault="00123E80" w:rsidP="00123E80"/>
    <w:p w14:paraId="795D89B5" w14:textId="77777777" w:rsidR="00123E80" w:rsidRDefault="00123E80" w:rsidP="00EC5071">
      <w:pPr>
        <w:jc w:val="center"/>
      </w:pPr>
      <w:r>
        <w:rPr>
          <w:noProof/>
          <w:lang w:val="nb-NO" w:eastAsia="nb-NO"/>
        </w:rPr>
        <w:drawing>
          <wp:inline distT="0" distB="0" distL="0" distR="0" wp14:anchorId="795D8BCA" wp14:editId="795D8BCB">
            <wp:extent cx="4519449" cy="4739987"/>
            <wp:effectExtent l="57150" t="19050" r="109701" b="79663"/>
            <wp:docPr id="30"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4530887" cy="475198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9B6" w14:textId="77777777" w:rsidR="00123E80" w:rsidRDefault="00123E80" w:rsidP="00123E80"/>
    <w:p w14:paraId="795D89B7" w14:textId="77777777" w:rsidR="00123E80" w:rsidRDefault="00123E80" w:rsidP="00123E80"/>
    <w:p w14:paraId="795D89B8" w14:textId="77777777" w:rsidR="00123E80" w:rsidRDefault="00123E80" w:rsidP="00123E80"/>
    <w:p w14:paraId="795D89B9" w14:textId="77777777" w:rsidR="00EC5071" w:rsidRDefault="00EC5071" w:rsidP="00123E80"/>
    <w:p w14:paraId="795D89BA" w14:textId="77777777" w:rsidR="00EC5071" w:rsidRDefault="00EC5071" w:rsidP="00123E80"/>
    <w:p w14:paraId="795D89BB" w14:textId="77777777" w:rsidR="00EC5071" w:rsidRDefault="00EC5071" w:rsidP="00123E80"/>
    <w:p w14:paraId="795D89BC" w14:textId="77777777" w:rsidR="00EC5071" w:rsidRDefault="00EC5071" w:rsidP="00123E80"/>
    <w:p w14:paraId="795D89BD" w14:textId="77777777" w:rsidR="00EC5071" w:rsidRDefault="00EC5071" w:rsidP="00123E80"/>
    <w:p w14:paraId="795D89BE" w14:textId="77777777" w:rsidR="00EC5071" w:rsidRPr="001C770E" w:rsidRDefault="00EC5071" w:rsidP="00123E80"/>
    <w:p w14:paraId="795D89BF" w14:textId="77777777" w:rsidR="00123E80" w:rsidRPr="00B967E4" w:rsidRDefault="00123E80" w:rsidP="00123E80">
      <w:pPr>
        <w:pStyle w:val="Heading4"/>
        <w:rPr>
          <w:b/>
        </w:rPr>
      </w:pPr>
      <w:r w:rsidRPr="00B967E4">
        <w:rPr>
          <w:b/>
        </w:rPr>
        <w:t>FORMATION TAKEOFF</w:t>
      </w:r>
    </w:p>
    <w:p w14:paraId="795D89C0" w14:textId="77777777" w:rsidR="00123E80" w:rsidRPr="0054587C" w:rsidRDefault="00123E80" w:rsidP="00123E80">
      <w:pPr>
        <w:rPr>
          <w:rFonts w:cstheme="minorHAnsi"/>
          <w:szCs w:val="20"/>
          <w:lang w:val="nb-NO"/>
        </w:rPr>
      </w:pPr>
      <w:r w:rsidRPr="0054587C">
        <w:rPr>
          <w:rFonts w:cstheme="minorHAnsi"/>
          <w:szCs w:val="20"/>
          <w:lang w:val="nb-NO"/>
        </w:rPr>
        <w:t>The following apply to formation takeoffs:</w:t>
      </w:r>
    </w:p>
    <w:p w14:paraId="795D89C1" w14:textId="77777777" w:rsidR="00123E80" w:rsidRPr="0054587C" w:rsidRDefault="00123E80" w:rsidP="00123E80">
      <w:pPr>
        <w:rPr>
          <w:rFonts w:cstheme="minorHAnsi"/>
          <w:szCs w:val="20"/>
          <w:lang w:val="nb-NO"/>
        </w:rPr>
      </w:pPr>
      <w:r w:rsidRPr="0054587C">
        <w:rPr>
          <w:rFonts w:cstheme="minorHAnsi"/>
          <w:szCs w:val="20"/>
          <w:lang w:val="nb-NO"/>
        </w:rPr>
        <w:lastRenderedPageBreak/>
        <w:t>It</w:t>
      </w:r>
      <w:r w:rsidR="002D2D0F">
        <w:rPr>
          <w:rFonts w:cstheme="minorHAnsi"/>
          <w:szCs w:val="20"/>
          <w:lang w:val="nb-NO"/>
        </w:rPr>
        <w:t xml:space="preserve"> is a primary responsibility for the flightl</w:t>
      </w:r>
      <w:r w:rsidRPr="0054587C">
        <w:rPr>
          <w:rFonts w:cstheme="minorHAnsi"/>
          <w:szCs w:val="20"/>
          <w:lang w:val="nb-NO"/>
        </w:rPr>
        <w:t>ead to ensure the formation take-off is safe. The main danger is the risk of a collision therefore formation takeoffs are restricted to Elements unless there is sufficient runway width to maintain wingtip separation between all aircraft throughout the t</w:t>
      </w:r>
      <w:r>
        <w:rPr>
          <w:rFonts w:cstheme="minorHAnsi"/>
          <w:szCs w:val="20"/>
          <w:lang w:val="nb-NO"/>
        </w:rPr>
        <w:t>ake-off roll. Remember as a flightlead</w:t>
      </w:r>
      <w:r w:rsidRPr="0054587C">
        <w:rPr>
          <w:rFonts w:cstheme="minorHAnsi"/>
          <w:szCs w:val="20"/>
          <w:lang w:val="nb-NO"/>
        </w:rPr>
        <w:t xml:space="preserve"> you need to think about what might happen in the event of an aborted take-off. </w:t>
      </w:r>
    </w:p>
    <w:p w14:paraId="795D89C2" w14:textId="77777777" w:rsidR="00123E80" w:rsidRDefault="00123E80" w:rsidP="00123E80"/>
    <w:p w14:paraId="795D89C3" w14:textId="77777777" w:rsidR="00123E80" w:rsidRDefault="00123E80" w:rsidP="00123E80"/>
    <w:p w14:paraId="795D89C4" w14:textId="77777777" w:rsidR="00123E80" w:rsidRPr="00B967E4" w:rsidRDefault="00123E80" w:rsidP="00123E80">
      <w:pPr>
        <w:rPr>
          <w:rFonts w:cstheme="minorHAnsi"/>
          <w:szCs w:val="20"/>
          <w:lang w:val="nb-NO"/>
        </w:rPr>
      </w:pPr>
      <w:r w:rsidRPr="00B967E4">
        <w:rPr>
          <w:rFonts w:cstheme="minorHAnsi"/>
          <w:szCs w:val="20"/>
          <w:lang w:val="nb-NO"/>
        </w:rPr>
        <w:t xml:space="preserve">The formation take-off procedure is: </w:t>
      </w:r>
    </w:p>
    <w:p w14:paraId="795D89C5"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On Lead’s command </w:t>
      </w:r>
      <w:r w:rsidRPr="00123E80">
        <w:rPr>
          <w:rFonts w:cstheme="minorHAnsi"/>
          <w:i/>
          <w:szCs w:val="20"/>
          <w:lang w:val="nb-NO"/>
        </w:rPr>
        <w:t>“Run-em up”</w:t>
      </w:r>
      <w:r w:rsidRPr="00B967E4">
        <w:rPr>
          <w:rFonts w:cstheme="minorHAnsi"/>
          <w:szCs w:val="20"/>
          <w:lang w:val="nb-NO"/>
        </w:rPr>
        <w:t xml:space="preserve"> aircraft increase the RPM to 80%, check engine parameter are within limits and check over aircraft to their left or right for any visible problems or incorrect configuration. Once these checks are complete, aircraft check in with </w:t>
      </w:r>
      <w:r w:rsidRPr="00123E80">
        <w:rPr>
          <w:rFonts w:cstheme="minorHAnsi"/>
          <w:i/>
          <w:szCs w:val="20"/>
          <w:lang w:val="nb-NO"/>
        </w:rPr>
        <w:t>“(Callsign) green”</w:t>
      </w:r>
      <w:r w:rsidRPr="00B967E4">
        <w:rPr>
          <w:rFonts w:cstheme="minorHAnsi"/>
          <w:szCs w:val="20"/>
          <w:lang w:val="nb-NO"/>
        </w:rPr>
        <w:t xml:space="preserve"> in Flight order.</w:t>
      </w:r>
    </w:p>
    <w:p w14:paraId="795D89C6"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On Lead’s mark </w:t>
      </w:r>
      <w:r w:rsidRPr="00123E80">
        <w:rPr>
          <w:rFonts w:cstheme="minorHAnsi"/>
          <w:i/>
          <w:szCs w:val="20"/>
          <w:lang w:val="nb-NO"/>
        </w:rPr>
        <w:t>(“Brakes, brakes, go”)</w:t>
      </w:r>
      <w:r w:rsidRPr="00B967E4">
        <w:rPr>
          <w:rFonts w:cstheme="minorHAnsi"/>
          <w:szCs w:val="20"/>
          <w:lang w:val="nb-NO"/>
        </w:rPr>
        <w:t>, aircraft go to m</w:t>
      </w:r>
      <w:r>
        <w:rPr>
          <w:rFonts w:cstheme="minorHAnsi"/>
          <w:szCs w:val="20"/>
          <w:lang w:val="nb-NO"/>
        </w:rPr>
        <w:t>ax-MIL or max-AB as briefed by flightl</w:t>
      </w:r>
      <w:r w:rsidRPr="00B967E4">
        <w:rPr>
          <w:rFonts w:cstheme="minorHAnsi"/>
          <w:szCs w:val="20"/>
          <w:lang w:val="nb-NO"/>
        </w:rPr>
        <w:t xml:space="preserve">ead and release the brakes. Once </w:t>
      </w:r>
      <w:r>
        <w:rPr>
          <w:rFonts w:cstheme="minorHAnsi"/>
          <w:szCs w:val="20"/>
          <w:lang w:val="nb-NO"/>
        </w:rPr>
        <w:t>flightl</w:t>
      </w:r>
      <w:r w:rsidRPr="00B967E4">
        <w:rPr>
          <w:rFonts w:cstheme="minorHAnsi"/>
          <w:szCs w:val="20"/>
          <w:lang w:val="nb-NO"/>
        </w:rPr>
        <w:t xml:space="preserve">ead reaches max-MIL or max-AB they should decrease the thrust a little (not below 40% nozzle open) to give wingmen a small power advantage that will enable them to remain in position. </w:t>
      </w:r>
    </w:p>
    <w:p w14:paraId="795D89C7"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Wingmen stabilise with wingtip clearance. If they get the jump on lead, they should reduce power slightly to maintain position. The best technique is to concentrate on flying formation from brake release, then match lead's rotation rate. </w:t>
      </w:r>
    </w:p>
    <w:p w14:paraId="795D89C8"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NWS should be disengaged before 70 KIAS with rotate normally between 150- 180 KIAS as pre-briefed by Lead. Gear retraction must occur before 300 KIAS to prevent damage. </w:t>
      </w:r>
    </w:p>
    <w:p w14:paraId="795D89C9" w14:textId="77777777" w:rsidR="00123E80" w:rsidRPr="00B967E4" w:rsidRDefault="00123E80" w:rsidP="00123E80">
      <w:pPr>
        <w:pStyle w:val="ListParagraph"/>
        <w:numPr>
          <w:ilvl w:val="1"/>
          <w:numId w:val="3"/>
        </w:numPr>
        <w:rPr>
          <w:rFonts w:cstheme="minorHAnsi"/>
          <w:szCs w:val="20"/>
          <w:lang w:val="nb-NO"/>
        </w:rPr>
      </w:pPr>
      <w:r>
        <w:rPr>
          <w:rFonts w:cstheme="minorHAnsi"/>
          <w:szCs w:val="20"/>
          <w:lang w:val="nb-NO"/>
        </w:rPr>
        <w:t xml:space="preserve">Last aircraft in the flight will make the call </w:t>
      </w:r>
      <w:r w:rsidRPr="00123E80">
        <w:rPr>
          <w:rFonts w:cstheme="minorHAnsi"/>
          <w:i/>
          <w:szCs w:val="20"/>
          <w:lang w:val="nb-NO"/>
        </w:rPr>
        <w:t>”(Callsign) Airborne, gear up and visual”</w:t>
      </w:r>
      <w:r w:rsidRPr="00B967E4">
        <w:rPr>
          <w:rFonts w:cstheme="minorHAnsi"/>
          <w:szCs w:val="20"/>
          <w:lang w:val="nb-NO"/>
        </w:rPr>
        <w:t xml:space="preserve"> </w:t>
      </w:r>
    </w:p>
    <w:p w14:paraId="795D89CA"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 xml:space="preserve">If a wingman </w:t>
      </w:r>
      <w:r w:rsidR="002D2D0F">
        <w:rPr>
          <w:rFonts w:cstheme="minorHAnsi"/>
          <w:szCs w:val="20"/>
          <w:lang w:val="nb-NO"/>
        </w:rPr>
        <w:t>overtakes</w:t>
      </w:r>
      <w:r w:rsidRPr="00B967E4">
        <w:rPr>
          <w:rFonts w:cstheme="minorHAnsi"/>
          <w:szCs w:val="20"/>
          <w:lang w:val="nb-NO"/>
        </w:rPr>
        <w:t xml:space="preserve"> the </w:t>
      </w:r>
      <w:r>
        <w:rPr>
          <w:rFonts w:cstheme="minorHAnsi"/>
          <w:szCs w:val="20"/>
          <w:lang w:val="nb-NO"/>
        </w:rPr>
        <w:t>flightlead</w:t>
      </w:r>
      <w:r w:rsidRPr="00B967E4">
        <w:rPr>
          <w:rFonts w:cstheme="minorHAnsi"/>
          <w:szCs w:val="20"/>
          <w:lang w:val="nb-NO"/>
        </w:rPr>
        <w:t xml:space="preserve">, they will be directed to assume the lead while continuing the takeoff. If any aircraft must abort, the other members should continue the takeoff. In either case, directional control (staying in the correct position on the runway) is essential to prevent collision. </w:t>
      </w:r>
    </w:p>
    <w:p w14:paraId="795D89CB" w14:textId="77777777" w:rsidR="00123E80" w:rsidRPr="00B967E4" w:rsidRDefault="00123E80" w:rsidP="00123E80">
      <w:pPr>
        <w:pStyle w:val="ListParagraph"/>
        <w:numPr>
          <w:ilvl w:val="1"/>
          <w:numId w:val="3"/>
        </w:numPr>
        <w:rPr>
          <w:rFonts w:cstheme="minorHAnsi"/>
          <w:szCs w:val="20"/>
          <w:lang w:val="nb-NO"/>
        </w:rPr>
      </w:pPr>
      <w:r w:rsidRPr="00B967E4">
        <w:rPr>
          <w:rFonts w:cstheme="minorHAnsi"/>
          <w:szCs w:val="20"/>
          <w:lang w:val="nb-NO"/>
        </w:rPr>
        <w:t>Normal take-off separation between Elements is a minimum of 10 seconds. When join-up is to be accomplished above the cloud or when carrying live air-to</w:t>
      </w:r>
      <w:r>
        <w:rPr>
          <w:rFonts w:cstheme="minorHAnsi"/>
          <w:szCs w:val="20"/>
          <w:lang w:val="nb-NO"/>
        </w:rPr>
        <w:t>-</w:t>
      </w:r>
      <w:r w:rsidRPr="00B967E4">
        <w:rPr>
          <w:rFonts w:cstheme="minorHAnsi"/>
          <w:szCs w:val="20"/>
          <w:lang w:val="nb-NO"/>
        </w:rPr>
        <w:t>surface ordnance, take-off interval will be increased to a minimum of 20 seconds.</w:t>
      </w:r>
    </w:p>
    <w:p w14:paraId="795D89CC" w14:textId="77777777" w:rsidR="00123E80" w:rsidRDefault="00123E80" w:rsidP="00123E80">
      <w:pPr>
        <w:pStyle w:val="Heading4"/>
      </w:pPr>
    </w:p>
    <w:p w14:paraId="795D89CD" w14:textId="77777777" w:rsidR="00EC5071" w:rsidRDefault="00EC5071" w:rsidP="00123E80">
      <w:pPr>
        <w:pStyle w:val="Heading4"/>
        <w:rPr>
          <w:b/>
        </w:rPr>
      </w:pPr>
    </w:p>
    <w:p w14:paraId="795D89CE" w14:textId="77777777" w:rsidR="00EC5071" w:rsidRDefault="00EC5071" w:rsidP="00123E80">
      <w:pPr>
        <w:pStyle w:val="Heading4"/>
        <w:rPr>
          <w:b/>
        </w:rPr>
      </w:pPr>
    </w:p>
    <w:p w14:paraId="795D89CF" w14:textId="77777777" w:rsidR="00EC5071" w:rsidRDefault="00EC5071" w:rsidP="00123E80">
      <w:pPr>
        <w:pStyle w:val="Heading4"/>
        <w:rPr>
          <w:b/>
        </w:rPr>
      </w:pPr>
    </w:p>
    <w:p w14:paraId="795D89D0" w14:textId="77777777" w:rsidR="00123E80" w:rsidRPr="00B967E4" w:rsidRDefault="00123E80" w:rsidP="00123E80">
      <w:pPr>
        <w:pStyle w:val="Heading4"/>
        <w:rPr>
          <w:b/>
        </w:rPr>
      </w:pPr>
      <w:r w:rsidRPr="00B967E4">
        <w:rPr>
          <w:b/>
        </w:rPr>
        <w:t>TRAIL DEPARTURE</w:t>
      </w:r>
    </w:p>
    <w:p w14:paraId="795D89D1" w14:textId="77777777" w:rsidR="00123E80" w:rsidRPr="00B967E4" w:rsidRDefault="00123E80" w:rsidP="00123E80">
      <w:pPr>
        <w:rPr>
          <w:rFonts w:cstheme="minorHAnsi"/>
          <w:szCs w:val="20"/>
          <w:lang w:val="nb-NO"/>
        </w:rPr>
      </w:pPr>
      <w:r w:rsidRPr="00B967E4">
        <w:rPr>
          <w:rFonts w:cstheme="minorHAnsi"/>
          <w:szCs w:val="20"/>
          <w:lang w:val="nb-NO"/>
        </w:rPr>
        <w:t>A trail departure is normally used to get a flight of two or more airborne when conditions won't permit a formation takeoff or rejoin out of traffic. Wet runways, crosswind limits, weapons loads, configuration differences, and low ceilings or poor visibilit</w:t>
      </w:r>
      <w:r>
        <w:rPr>
          <w:rFonts w:cstheme="minorHAnsi"/>
          <w:szCs w:val="20"/>
          <w:lang w:val="nb-NO"/>
        </w:rPr>
        <w:t>y are normally deciding factors</w:t>
      </w:r>
      <w:r w:rsidRPr="00B967E4">
        <w:rPr>
          <w:rFonts w:cstheme="minorHAnsi"/>
          <w:szCs w:val="20"/>
          <w:lang w:val="nb-NO"/>
        </w:rPr>
        <w:t>. There are two types of trail departure. The standard trail departure and the rolling trail departure:</w:t>
      </w:r>
    </w:p>
    <w:p w14:paraId="795D89D2" w14:textId="77777777" w:rsidR="00123E80" w:rsidRPr="00CC79AD" w:rsidRDefault="00123E80" w:rsidP="00123E80"/>
    <w:p w14:paraId="795D89D3" w14:textId="77777777" w:rsidR="00123E80" w:rsidRDefault="00123E80" w:rsidP="00123E80"/>
    <w:p w14:paraId="795D89D4" w14:textId="77777777" w:rsidR="00123E80" w:rsidRDefault="00123E80" w:rsidP="00123E80">
      <w:r>
        <w:t>STANDARD TRAIL DEPARTURE</w:t>
      </w:r>
    </w:p>
    <w:p w14:paraId="795D89D5" w14:textId="77777777" w:rsidR="00123E80" w:rsidRDefault="00123E80" w:rsidP="00123E80">
      <w:r>
        <w:t xml:space="preserve">The Standard Trail Departure </w:t>
      </w:r>
    </w:p>
    <w:p w14:paraId="795D89D6" w14:textId="77777777" w:rsidR="00123E80" w:rsidRDefault="00123E80" w:rsidP="00123E80">
      <w:pPr>
        <w:pStyle w:val="ListParagraph"/>
        <w:numPr>
          <w:ilvl w:val="0"/>
          <w:numId w:val="39"/>
        </w:numPr>
      </w:pPr>
      <w:r>
        <w:t xml:space="preserve">Line up ensuring wingtip clearance between all aircraft then pilots check in with </w:t>
      </w:r>
      <w:r w:rsidR="002D2D0F">
        <w:t xml:space="preserve">          </w:t>
      </w:r>
      <w:proofErr w:type="gramStart"/>
      <w:r w:rsidR="002D2D0F">
        <w:t xml:space="preserve">   </w:t>
      </w:r>
      <w:r w:rsidR="002D2D0F">
        <w:rPr>
          <w:i/>
        </w:rPr>
        <w:t>“</w:t>
      </w:r>
      <w:proofErr w:type="gramEnd"/>
      <w:r w:rsidR="002D2D0F">
        <w:rPr>
          <w:i/>
        </w:rPr>
        <w:t xml:space="preserve"># (position in flight) </w:t>
      </w:r>
      <w:r w:rsidRPr="00123E80">
        <w:rPr>
          <w:i/>
        </w:rPr>
        <w:t xml:space="preserve"> ready”.</w:t>
      </w:r>
      <w:r>
        <w:t xml:space="preserve"> </w:t>
      </w:r>
    </w:p>
    <w:p w14:paraId="795D89D7" w14:textId="77777777" w:rsidR="00123E80" w:rsidRDefault="00123E80" w:rsidP="00123E80">
      <w:pPr>
        <w:pStyle w:val="ListParagraph"/>
        <w:numPr>
          <w:ilvl w:val="0"/>
          <w:numId w:val="39"/>
        </w:numPr>
      </w:pPr>
      <w:r>
        <w:t>#1 release the brakes and sets max-MIL or max-AB for departure. #2 follows a</w:t>
      </w:r>
      <w:r w:rsidR="002D2D0F">
        <w:t>t the briefed interval</w:t>
      </w:r>
      <w:r>
        <w:t xml:space="preserve">. They are followed by #3 then #4 with the same interval. </w:t>
      </w:r>
    </w:p>
    <w:p w14:paraId="795D89D8" w14:textId="77777777" w:rsidR="00123E80" w:rsidRDefault="00123E80" w:rsidP="00123E80">
      <w:pPr>
        <w:pStyle w:val="ListParagraph"/>
        <w:numPr>
          <w:ilvl w:val="0"/>
          <w:numId w:val="39"/>
        </w:numPr>
      </w:pPr>
      <w:r>
        <w:t xml:space="preserve">NWS should be disengaged before 70 KIAS with rotate normally between 150- 180 KIAS as pre-briefed by </w:t>
      </w:r>
      <w:proofErr w:type="spellStart"/>
      <w:r>
        <w:t>flightlead</w:t>
      </w:r>
      <w:proofErr w:type="spellEnd"/>
      <w:r>
        <w:t xml:space="preserve">. Gear retraction must occur before 300 KIAS to prevent damage. </w:t>
      </w:r>
    </w:p>
    <w:p w14:paraId="795D89D9" w14:textId="77777777" w:rsidR="00123E80" w:rsidRPr="00B967E4" w:rsidRDefault="00123E80" w:rsidP="00123E80">
      <w:pPr>
        <w:pStyle w:val="ListParagraph"/>
        <w:numPr>
          <w:ilvl w:val="0"/>
          <w:numId w:val="39"/>
        </w:numPr>
        <w:rPr>
          <w:rFonts w:cstheme="minorHAnsi"/>
          <w:szCs w:val="20"/>
          <w:lang w:val="nb-NO"/>
        </w:rPr>
      </w:pPr>
      <w:r>
        <w:rPr>
          <w:rFonts w:cstheme="minorHAnsi"/>
          <w:szCs w:val="20"/>
          <w:lang w:val="nb-NO"/>
        </w:rPr>
        <w:lastRenderedPageBreak/>
        <w:t xml:space="preserve">Last aircraft in the flight will make the call </w:t>
      </w:r>
      <w:r w:rsidR="00993377">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Pr="00123E80">
        <w:rPr>
          <w:rFonts w:cstheme="minorHAnsi"/>
          <w:i/>
          <w:szCs w:val="20"/>
          <w:lang w:val="nb-NO"/>
        </w:rPr>
        <w:t xml:space="preserve"> Airborne, gear up and visual”</w:t>
      </w:r>
      <w:r w:rsidRPr="00B967E4">
        <w:rPr>
          <w:rFonts w:cstheme="minorHAnsi"/>
          <w:szCs w:val="20"/>
          <w:lang w:val="nb-NO"/>
        </w:rPr>
        <w:t xml:space="preserve"> </w:t>
      </w:r>
    </w:p>
    <w:p w14:paraId="795D89DA" w14:textId="77777777" w:rsidR="00123E80" w:rsidRDefault="00123E80" w:rsidP="00123E80">
      <w:pPr>
        <w:pStyle w:val="ListParagraph"/>
        <w:ind w:left="1080"/>
      </w:pPr>
    </w:p>
    <w:p w14:paraId="795D89DB" w14:textId="77777777" w:rsidR="00123E80" w:rsidRDefault="00123E80" w:rsidP="00123E80"/>
    <w:p w14:paraId="795D89DC" w14:textId="77777777" w:rsidR="00123E80" w:rsidRDefault="00123E80" w:rsidP="00123E80">
      <w:r>
        <w:t>ROLLING TRAIL DEPARTURE</w:t>
      </w:r>
      <w:r w:rsidR="00993377">
        <w:t xml:space="preserve"> (Rolling </w:t>
      </w:r>
      <w:proofErr w:type="spellStart"/>
      <w:r w:rsidR="00993377">
        <w:t>takeoff</w:t>
      </w:r>
      <w:proofErr w:type="spellEnd"/>
      <w:r w:rsidR="00993377">
        <w:t>)</w:t>
      </w:r>
    </w:p>
    <w:p w14:paraId="795D89DD" w14:textId="77777777" w:rsidR="00993377" w:rsidRDefault="00993377" w:rsidP="00993377">
      <w:r>
        <w:t xml:space="preserve">A rolling </w:t>
      </w:r>
      <w:proofErr w:type="spellStart"/>
      <w:r>
        <w:t>takeoff</w:t>
      </w:r>
      <w:proofErr w:type="spellEnd"/>
      <w:r>
        <w:t xml:space="preserve"> means that the flight does not hold short or line-up on the runway. The </w:t>
      </w:r>
      <w:proofErr w:type="spellStart"/>
      <w:r>
        <w:t>takeoff</w:t>
      </w:r>
      <w:proofErr w:type="spellEnd"/>
      <w:r>
        <w:t xml:space="preserve"> is </w:t>
      </w:r>
      <w:proofErr w:type="spellStart"/>
      <w:proofErr w:type="gramStart"/>
      <w:r>
        <w:t>a</w:t>
      </w:r>
      <w:proofErr w:type="spellEnd"/>
      <w:proofErr w:type="gramEnd"/>
      <w:r>
        <w:t xml:space="preserve"> immediate extension of the taxy adjusted to </w:t>
      </w:r>
      <w:proofErr w:type="spellStart"/>
      <w:r>
        <w:t>takeoff</w:t>
      </w:r>
      <w:proofErr w:type="spellEnd"/>
      <w:r>
        <w:t xml:space="preserve"> </w:t>
      </w:r>
      <w:proofErr w:type="spellStart"/>
      <w:r>
        <w:t>spaceing</w:t>
      </w:r>
      <w:proofErr w:type="spellEnd"/>
      <w:r>
        <w:t xml:space="preserve"> by </w:t>
      </w:r>
      <w:proofErr w:type="spellStart"/>
      <w:r>
        <w:t>flightmembers</w:t>
      </w:r>
      <w:proofErr w:type="spellEnd"/>
      <w:r>
        <w:t xml:space="preserve">. Requested and approved by either by ATC or Flight-lead to expedite the </w:t>
      </w:r>
      <w:proofErr w:type="spellStart"/>
      <w:r>
        <w:t>takeoff</w:t>
      </w:r>
      <w:proofErr w:type="spellEnd"/>
      <w:r>
        <w:t>.</w:t>
      </w:r>
    </w:p>
    <w:p w14:paraId="795D89DE" w14:textId="77777777" w:rsidR="00993377" w:rsidRDefault="00993377" w:rsidP="00993377">
      <w:r>
        <w:t xml:space="preserve">A rolling </w:t>
      </w:r>
      <w:proofErr w:type="spellStart"/>
      <w:r>
        <w:t>takeoff</w:t>
      </w:r>
      <w:proofErr w:type="spellEnd"/>
      <w:r>
        <w:t xml:space="preserve"> can also be performed on narrow (or short) runways where a line-up can be a hindrance.</w:t>
      </w:r>
    </w:p>
    <w:p w14:paraId="795D89DF" w14:textId="77777777" w:rsidR="00993377" w:rsidRDefault="00993377" w:rsidP="00123E80">
      <w:pPr>
        <w:pStyle w:val="ListParagraph"/>
        <w:numPr>
          <w:ilvl w:val="0"/>
          <w:numId w:val="40"/>
        </w:numPr>
      </w:pPr>
      <w:r>
        <w:t>Flight lead must ensure that line-up checks has been performed by the flight and take-off clearance has been received from ATC.</w:t>
      </w:r>
    </w:p>
    <w:p w14:paraId="795D89E0" w14:textId="77777777" w:rsidR="00123E80" w:rsidRPr="00CC79AD" w:rsidRDefault="00123E80" w:rsidP="00123E80">
      <w:pPr>
        <w:pStyle w:val="ListParagraph"/>
        <w:numPr>
          <w:ilvl w:val="0"/>
          <w:numId w:val="40"/>
        </w:numPr>
      </w:pPr>
      <w:r>
        <w:rPr>
          <w:rFonts w:cstheme="minorHAnsi"/>
          <w:szCs w:val="20"/>
          <w:lang w:val="nb-NO"/>
        </w:rPr>
        <w:t xml:space="preserve">Last aircraft in the flight will make the call </w:t>
      </w:r>
      <w:r w:rsidRPr="00123E80">
        <w:rPr>
          <w:rFonts w:cstheme="minorHAnsi"/>
          <w:i/>
          <w:szCs w:val="20"/>
          <w:lang w:val="nb-NO"/>
        </w:rPr>
        <w:t>”</w:t>
      </w:r>
      <w:r w:rsidR="00993377" w:rsidRPr="00993377">
        <w:rPr>
          <w:i/>
        </w:rPr>
        <w:t xml:space="preserve"> </w:t>
      </w:r>
      <w:r w:rsidR="00993377">
        <w:rPr>
          <w:i/>
        </w:rPr>
        <w:t xml:space="preserve"># (position in flight) </w:t>
      </w:r>
      <w:r w:rsidR="00993377" w:rsidRPr="00123E80">
        <w:rPr>
          <w:i/>
        </w:rPr>
        <w:t xml:space="preserve"> </w:t>
      </w:r>
      <w:r w:rsidR="00993377" w:rsidRPr="00123E80">
        <w:rPr>
          <w:rFonts w:cstheme="minorHAnsi"/>
          <w:i/>
          <w:szCs w:val="20"/>
          <w:lang w:val="nb-NO"/>
        </w:rPr>
        <w:t xml:space="preserve"> </w:t>
      </w:r>
      <w:r w:rsidRPr="00123E80">
        <w:rPr>
          <w:rFonts w:cstheme="minorHAnsi"/>
          <w:i/>
          <w:szCs w:val="20"/>
          <w:lang w:val="nb-NO"/>
        </w:rPr>
        <w:t xml:space="preserve"> Airborne, gear up and visual”</w:t>
      </w:r>
    </w:p>
    <w:p w14:paraId="795D89E1" w14:textId="77777777" w:rsidR="00123E80" w:rsidRPr="00807353" w:rsidRDefault="00123E80" w:rsidP="00807353">
      <w:pPr>
        <w:sectPr w:rsidR="00123E80" w:rsidRPr="00807353" w:rsidSect="00DF50BB">
          <w:pgSz w:w="11906" w:h="16838"/>
          <w:pgMar w:top="1440" w:right="1440" w:bottom="1440" w:left="1440" w:header="720" w:footer="720" w:gutter="0"/>
          <w:cols w:space="720"/>
          <w:docGrid w:linePitch="360"/>
        </w:sectPr>
      </w:pPr>
    </w:p>
    <w:p w14:paraId="795D89E2" w14:textId="77777777" w:rsidR="007C2DC0" w:rsidRDefault="00892739" w:rsidP="00D97256">
      <w:pPr>
        <w:pStyle w:val="Heading1"/>
      </w:pPr>
      <w:bookmarkStart w:id="13" w:name="_Toc29935331"/>
      <w:r w:rsidRPr="0082545B">
        <w:lastRenderedPageBreak/>
        <w:t>MISSION QUALIFICATION TRAINING</w:t>
      </w:r>
      <w:r w:rsidR="00361FA5">
        <w:t>(MQT)</w:t>
      </w:r>
      <w:bookmarkEnd w:id="13"/>
    </w:p>
    <w:p w14:paraId="795D89E3" w14:textId="77777777" w:rsidR="00AD6038" w:rsidRDefault="00AD6038" w:rsidP="002E5DB7"/>
    <w:p w14:paraId="795D89E4" w14:textId="77777777" w:rsidR="00117088" w:rsidRDefault="00117088" w:rsidP="002E5DB7">
      <w:pPr>
        <w:pStyle w:val="Heading2"/>
      </w:pPr>
      <w:bookmarkStart w:id="14" w:name="_Toc29935332"/>
      <w:r>
        <w:t xml:space="preserve">TAC-01: </w:t>
      </w:r>
      <w:r w:rsidR="00FA4265" w:rsidRPr="00AD6038">
        <w:rPr>
          <w:b/>
          <w:bCs/>
        </w:rPr>
        <w:t>FORMATION AND TURNS</w:t>
      </w:r>
      <w:r w:rsidR="00FA4265">
        <w:t xml:space="preserve"> (IP)</w:t>
      </w:r>
      <w:bookmarkEnd w:id="14"/>
    </w:p>
    <w:p w14:paraId="795D89E5" w14:textId="77777777"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14:paraId="795D89E6" w14:textId="77777777" w:rsidR="00FC76D3" w:rsidRDefault="00FC76D3" w:rsidP="00163F4F">
      <w:pPr>
        <w:rPr>
          <w:lang w:val="en-US"/>
        </w:rPr>
      </w:pPr>
    </w:p>
    <w:p w14:paraId="795D89E7" w14:textId="77777777" w:rsidR="00FC76D3" w:rsidRPr="001C770E" w:rsidRDefault="001C770E" w:rsidP="00EA6474">
      <w:pPr>
        <w:pStyle w:val="ListParagraph"/>
        <w:numPr>
          <w:ilvl w:val="0"/>
          <w:numId w:val="5"/>
        </w:numPr>
        <w:rPr>
          <w:lang w:val="en-US"/>
        </w:rPr>
      </w:pPr>
      <w:r w:rsidRPr="001C770E">
        <w:rPr>
          <w:lang w:val="en-US"/>
        </w:rPr>
        <w:t>Fundamentals</w:t>
      </w:r>
    </w:p>
    <w:p w14:paraId="795D89E8" w14:textId="77777777" w:rsidR="00FC76D3" w:rsidRPr="001C770E" w:rsidRDefault="001C770E" w:rsidP="00EA6474">
      <w:pPr>
        <w:pStyle w:val="ListParagraph"/>
        <w:numPr>
          <w:ilvl w:val="0"/>
          <w:numId w:val="5"/>
        </w:numPr>
        <w:rPr>
          <w:lang w:val="en-US"/>
        </w:rPr>
      </w:pPr>
      <w:r w:rsidRPr="001C770E">
        <w:rPr>
          <w:lang w:val="en-US"/>
        </w:rPr>
        <w:t>Cockpit references</w:t>
      </w:r>
    </w:p>
    <w:p w14:paraId="795D89E9" w14:textId="77777777" w:rsidR="00FC76D3" w:rsidRPr="001C770E" w:rsidRDefault="001C770E" w:rsidP="00EA6474">
      <w:pPr>
        <w:pStyle w:val="ListParagraph"/>
        <w:numPr>
          <w:ilvl w:val="0"/>
          <w:numId w:val="5"/>
        </w:numPr>
        <w:rPr>
          <w:lang w:val="en-US"/>
        </w:rPr>
      </w:pPr>
      <w:r w:rsidRPr="001C770E">
        <w:rPr>
          <w:lang w:val="en-US"/>
        </w:rPr>
        <w:t>The contract</w:t>
      </w:r>
    </w:p>
    <w:p w14:paraId="795D89EA" w14:textId="77777777" w:rsidR="00FC76D3" w:rsidRPr="001C770E" w:rsidRDefault="001C770E" w:rsidP="00EA6474">
      <w:pPr>
        <w:pStyle w:val="ListParagraph"/>
        <w:numPr>
          <w:ilvl w:val="0"/>
          <w:numId w:val="5"/>
        </w:numPr>
        <w:rPr>
          <w:lang w:val="en-US"/>
        </w:rPr>
      </w:pPr>
      <w:r w:rsidRPr="001C770E">
        <w:rPr>
          <w:lang w:val="en-US"/>
        </w:rPr>
        <w:t>Formations</w:t>
      </w:r>
    </w:p>
    <w:p w14:paraId="795D89EB" w14:textId="77777777" w:rsidR="00FC76D3" w:rsidRPr="001C770E" w:rsidRDefault="001C770E" w:rsidP="00EA6474">
      <w:pPr>
        <w:pStyle w:val="ListParagraph"/>
        <w:numPr>
          <w:ilvl w:val="0"/>
          <w:numId w:val="5"/>
        </w:numPr>
        <w:rPr>
          <w:lang w:val="en-US"/>
        </w:rPr>
      </w:pPr>
      <w:r w:rsidRPr="001C770E">
        <w:rPr>
          <w:lang w:val="en-US"/>
        </w:rPr>
        <w:t>Turns</w:t>
      </w:r>
    </w:p>
    <w:p w14:paraId="795D89EC" w14:textId="77777777" w:rsidR="00FC76D3" w:rsidRDefault="00FC76D3" w:rsidP="00163F4F">
      <w:pPr>
        <w:rPr>
          <w:lang w:val="en-US"/>
        </w:rPr>
      </w:pPr>
    </w:p>
    <w:p w14:paraId="795D89ED" w14:textId="77777777" w:rsidR="00FC76D3" w:rsidRDefault="00400DFC" w:rsidP="00B67008">
      <w:pPr>
        <w:pStyle w:val="Heading3"/>
      </w:pPr>
      <w:r>
        <w:t xml:space="preserve">SOME </w:t>
      </w:r>
      <w:r w:rsidR="00D30A8D" w:rsidRPr="000071B1">
        <w:t>FUNDAMENTALS</w:t>
      </w:r>
    </w:p>
    <w:p w14:paraId="795D89EE" w14:textId="77777777"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incoming ground fire</w:t>
      </w:r>
      <w:r>
        <w:rPr>
          <w:lang w:val="en-US"/>
        </w:rPr>
        <w:t xml:space="preserve"> on the </w:t>
      </w:r>
      <w:proofErr w:type="gramStart"/>
      <w:r>
        <w:rPr>
          <w:lang w:val="en-US"/>
        </w:rPr>
        <w:t>radio</w:t>
      </w:r>
      <w:r w:rsidR="00FC76D3" w:rsidRPr="00FC76D3">
        <w:rPr>
          <w:lang w:val="en-US"/>
        </w:rPr>
        <w:t>, or</w:t>
      </w:r>
      <w:proofErr w:type="gramEnd"/>
      <w:r w:rsidR="00FC76D3" w:rsidRPr="00FC76D3">
        <w:rPr>
          <w:lang w:val="en-US"/>
        </w:rPr>
        <w:t xml:space="preserve">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14:paraId="795D89EF" w14:textId="77777777" w:rsidR="00D26B18" w:rsidRDefault="00D26B18" w:rsidP="00FC76D3">
      <w:pPr>
        <w:rPr>
          <w:lang w:val="en-US"/>
        </w:rPr>
      </w:pPr>
    </w:p>
    <w:p w14:paraId="795D89F0" w14:textId="77777777" w:rsidR="00D26B18" w:rsidRDefault="00D26B18" w:rsidP="00EA6474">
      <w:pPr>
        <w:pStyle w:val="ListParagraph"/>
        <w:numPr>
          <w:ilvl w:val="0"/>
          <w:numId w:val="4"/>
        </w:numPr>
        <w:rPr>
          <w:lang w:val="en-US"/>
        </w:rPr>
      </w:pPr>
      <w:r>
        <w:rPr>
          <w:lang w:val="en-US"/>
        </w:rPr>
        <w:t>Positional awareness of flight members and other units around the formation.</w:t>
      </w:r>
    </w:p>
    <w:p w14:paraId="795D89F1" w14:textId="77777777" w:rsidR="00D26B18" w:rsidRDefault="00D26B18" w:rsidP="00EA6474">
      <w:pPr>
        <w:pStyle w:val="ListParagraph"/>
        <w:numPr>
          <w:ilvl w:val="0"/>
          <w:numId w:val="4"/>
        </w:numPr>
        <w:rPr>
          <w:lang w:val="en-US"/>
        </w:rPr>
      </w:pPr>
      <w:r>
        <w:rPr>
          <w:lang w:val="en-US"/>
        </w:rPr>
        <w:t>Early detection and positional awareness of threats.</w:t>
      </w:r>
    </w:p>
    <w:p w14:paraId="795D89F2" w14:textId="77777777" w:rsidR="00D26B18" w:rsidRPr="00D26B18" w:rsidRDefault="00D26B18" w:rsidP="00EA6474">
      <w:pPr>
        <w:pStyle w:val="ListParagraph"/>
        <w:numPr>
          <w:ilvl w:val="0"/>
          <w:numId w:val="4"/>
        </w:numPr>
        <w:rPr>
          <w:lang w:val="en-US"/>
        </w:rPr>
      </w:pPr>
      <w:r>
        <w:rPr>
          <w:lang w:val="en-US"/>
        </w:rPr>
        <w:t>Support decision making, particularly whether to attack or disengage.</w:t>
      </w:r>
    </w:p>
    <w:p w14:paraId="795D89F3" w14:textId="77777777" w:rsidR="00D26B18" w:rsidRDefault="00D26B18" w:rsidP="00FC76D3">
      <w:pPr>
        <w:rPr>
          <w:lang w:val="en-US"/>
        </w:rPr>
      </w:pPr>
    </w:p>
    <w:p w14:paraId="795D89F4" w14:textId="77777777" w:rsidR="00D26B18" w:rsidRPr="00FC76D3" w:rsidRDefault="00D26B18" w:rsidP="00FC76D3">
      <w:pPr>
        <w:rPr>
          <w:lang w:val="en-US"/>
        </w:rPr>
      </w:pPr>
      <w:r>
        <w:rPr>
          <w:lang w:val="en-US"/>
        </w:rPr>
        <w:t xml:space="preserve">Mutual support is part of the “contract” discussed later. </w:t>
      </w:r>
    </w:p>
    <w:p w14:paraId="795D89F5" w14:textId="77777777" w:rsidR="00FC76D3" w:rsidRPr="00FC76D3" w:rsidRDefault="00FC76D3" w:rsidP="00FC76D3">
      <w:pPr>
        <w:rPr>
          <w:lang w:val="en-US"/>
        </w:rPr>
      </w:pPr>
    </w:p>
    <w:p w14:paraId="795D89F6" w14:textId="77777777"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w:t>
      </w:r>
      <w:proofErr w:type="gramStart"/>
      <w:r w:rsidR="00D26B18">
        <w:rPr>
          <w:lang w:val="en-US"/>
        </w:rPr>
        <w:t>support, and</w:t>
      </w:r>
      <w:proofErr w:type="gramEnd"/>
      <w:r w:rsidR="00D26B18">
        <w:rPr>
          <w:lang w:val="en-US"/>
        </w:rPr>
        <w:t xml:space="preserve"> is </w:t>
      </w:r>
      <w:r w:rsidRPr="00FC76D3">
        <w:rPr>
          <w:lang w:val="en-US"/>
        </w:rPr>
        <w:t xml:space="preserve">an absolute priority for all flight members. The formations are designed to provide the best possible visual coverage, and to deny an enemy an unseen entry into the formation. This of course presupposes that someone is </w:t>
      </w:r>
      <w:proofErr w:type="gramStart"/>
      <w:r w:rsidRPr="00FC76D3">
        <w:rPr>
          <w:lang w:val="en-US"/>
        </w:rPr>
        <w:t>actually looking</w:t>
      </w:r>
      <w:proofErr w:type="gramEnd"/>
      <w:r w:rsidRPr="00FC76D3">
        <w:rPr>
          <w:lang w:val="en-US"/>
        </w:rPr>
        <w:t>.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14:paraId="795D89F7" w14:textId="77777777" w:rsidR="001C770E" w:rsidRPr="00FC76D3" w:rsidRDefault="001C770E" w:rsidP="00FC76D3">
      <w:pPr>
        <w:rPr>
          <w:lang w:val="en-US"/>
        </w:rPr>
      </w:pPr>
    </w:p>
    <w:p w14:paraId="795D89F8" w14:textId="77777777" w:rsidR="00FC76D3" w:rsidRDefault="00FC76D3" w:rsidP="00FC76D3">
      <w:pPr>
        <w:rPr>
          <w:lang w:val="en-US"/>
        </w:rPr>
      </w:pPr>
      <w:r w:rsidRPr="00FC76D3">
        <w:rPr>
          <w:lang w:val="en-US"/>
        </w:rPr>
        <w:t xml:space="preserve">The wingman or supporting fighter have a </w:t>
      </w:r>
      <w:proofErr w:type="gramStart"/>
      <w:r w:rsidRPr="00FC76D3">
        <w:rPr>
          <w:lang w:val="en-US"/>
        </w:rPr>
        <w:t>particular responsibility</w:t>
      </w:r>
      <w:proofErr w:type="gramEnd"/>
      <w:r w:rsidRPr="00FC76D3">
        <w:rPr>
          <w:lang w:val="en-US"/>
        </w:rPr>
        <w:t xml:space="preserve">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wingman. Have this in mind whenever you fly in a supporting position. (From experience, it is the wingman who first spots other aircraft.)</w:t>
      </w:r>
    </w:p>
    <w:p w14:paraId="795D89F9" w14:textId="77777777" w:rsidR="00FC7E0D" w:rsidRDefault="00FC7E0D" w:rsidP="00FC76D3">
      <w:pPr>
        <w:rPr>
          <w:lang w:val="en-US"/>
        </w:rPr>
      </w:pPr>
    </w:p>
    <w:p w14:paraId="795D89FA" w14:textId="77777777"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example:</w:t>
      </w:r>
    </w:p>
    <w:p w14:paraId="795D89FB" w14:textId="77777777" w:rsidR="00FC7E0D" w:rsidRDefault="00FC7E0D" w:rsidP="00FC76D3">
      <w:pPr>
        <w:rPr>
          <w:lang w:val="en-US"/>
        </w:rPr>
      </w:pPr>
    </w:p>
    <w:p w14:paraId="795D89FC" w14:textId="77777777" w:rsidR="00FC7E0D" w:rsidRPr="00774FA2" w:rsidRDefault="00FC7E0D" w:rsidP="00EA6474">
      <w:pPr>
        <w:pStyle w:val="ListParagraph"/>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14:paraId="795D89FD" w14:textId="77777777" w:rsidR="00FC7E0D" w:rsidRPr="00774FA2" w:rsidRDefault="00FC7E0D" w:rsidP="00EA6474">
      <w:pPr>
        <w:pStyle w:val="ListParagraph"/>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14:paraId="795D89FE" w14:textId="77777777" w:rsidR="00FC76D3" w:rsidRDefault="00FC76D3" w:rsidP="00FC76D3">
      <w:pPr>
        <w:rPr>
          <w:lang w:val="en-US"/>
        </w:rPr>
      </w:pPr>
    </w:p>
    <w:p w14:paraId="795D89FF" w14:textId="77777777" w:rsidR="00FC76D3" w:rsidRDefault="00FC76D3" w:rsidP="00B67008">
      <w:pPr>
        <w:pStyle w:val="Heading3"/>
      </w:pPr>
      <w:r>
        <w:t>COCKPIT REFERENCES</w:t>
      </w:r>
    </w:p>
    <w:p w14:paraId="795D8A00" w14:textId="77777777" w:rsidR="00FC76D3" w:rsidRDefault="001C770E" w:rsidP="00FC76D3">
      <w:r>
        <w:t>The following are useful references when flying formations, or for quickly calling out references to any observation:</w:t>
      </w:r>
    </w:p>
    <w:p w14:paraId="795D8A01" w14:textId="77777777" w:rsidR="001C770E" w:rsidRPr="001C770E" w:rsidRDefault="001C770E" w:rsidP="00FC76D3"/>
    <w:p w14:paraId="795D8A02" w14:textId="77777777" w:rsidR="001C770E" w:rsidRDefault="001C770E" w:rsidP="00FC76D3">
      <w:pPr>
        <w:rPr>
          <w:b/>
          <w:bCs/>
        </w:rPr>
      </w:pPr>
      <w:r>
        <w:rPr>
          <w:noProof/>
          <w:lang w:val="nb-NO" w:eastAsia="nb-NO"/>
        </w:rPr>
        <w:drawing>
          <wp:inline distT="0" distB="0" distL="0" distR="0" wp14:anchorId="795D8BCC" wp14:editId="795D8BCD">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766185"/>
                    </a:xfrm>
                    <a:prstGeom prst="rect">
                      <a:avLst/>
                    </a:prstGeom>
                    <a:ln>
                      <a:solidFill>
                        <a:schemeClr val="accent2"/>
                      </a:solidFill>
                    </a:ln>
                  </pic:spPr>
                </pic:pic>
              </a:graphicData>
            </a:graphic>
          </wp:inline>
        </w:drawing>
      </w:r>
    </w:p>
    <w:p w14:paraId="795D8A03" w14:textId="77777777" w:rsidR="001C770E" w:rsidRPr="00FC76D3" w:rsidRDefault="001C770E" w:rsidP="00FC76D3">
      <w:pPr>
        <w:rPr>
          <w:b/>
          <w:bCs/>
        </w:rPr>
      </w:pPr>
    </w:p>
    <w:p w14:paraId="795D8A04" w14:textId="77777777" w:rsidR="00FC76D3" w:rsidRDefault="00FC76D3" w:rsidP="00FC76D3">
      <w:pPr>
        <w:rPr>
          <w:lang w:val="en-US"/>
        </w:rPr>
      </w:pPr>
      <w:r>
        <w:rPr>
          <w:noProof/>
          <w:lang w:val="nb-NO" w:eastAsia="nb-NO"/>
        </w:rPr>
        <w:drawing>
          <wp:inline distT="0" distB="0" distL="0" distR="0" wp14:anchorId="795D8BCE" wp14:editId="795D8BCF">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302000"/>
                    </a:xfrm>
                    <a:prstGeom prst="rect">
                      <a:avLst/>
                    </a:prstGeom>
                    <a:ln>
                      <a:solidFill>
                        <a:schemeClr val="accent2"/>
                      </a:solidFill>
                    </a:ln>
                  </pic:spPr>
                </pic:pic>
              </a:graphicData>
            </a:graphic>
          </wp:inline>
        </w:drawing>
      </w:r>
    </w:p>
    <w:p w14:paraId="795D8A05" w14:textId="77777777" w:rsidR="00FC76D3" w:rsidRDefault="00FC76D3" w:rsidP="00FC76D3">
      <w:pPr>
        <w:rPr>
          <w:lang w:val="en-US"/>
        </w:rPr>
      </w:pPr>
    </w:p>
    <w:p w14:paraId="795D8A06" w14:textId="77777777" w:rsidR="00FC76D3" w:rsidRDefault="00FC76D3" w:rsidP="00FC76D3">
      <w:pPr>
        <w:rPr>
          <w:lang w:val="en-US"/>
        </w:rPr>
      </w:pPr>
    </w:p>
    <w:p w14:paraId="795D8A07" w14:textId="77777777" w:rsidR="00FC76D3" w:rsidRPr="00FC76D3" w:rsidRDefault="001C770E" w:rsidP="00FC76D3">
      <w:pPr>
        <w:rPr>
          <w:lang w:val="en-US"/>
        </w:rPr>
      </w:pPr>
      <w:r>
        <w:rPr>
          <w:noProof/>
          <w:lang w:val="nb-NO" w:eastAsia="nb-NO"/>
        </w:rPr>
        <w:lastRenderedPageBreak/>
        <w:drawing>
          <wp:inline distT="0" distB="0" distL="0" distR="0" wp14:anchorId="795D8BD0" wp14:editId="795D8BD1">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260850"/>
                    </a:xfrm>
                    <a:prstGeom prst="rect">
                      <a:avLst/>
                    </a:prstGeom>
                    <a:ln>
                      <a:solidFill>
                        <a:schemeClr val="accent3"/>
                      </a:solidFill>
                    </a:ln>
                  </pic:spPr>
                </pic:pic>
              </a:graphicData>
            </a:graphic>
          </wp:inline>
        </w:drawing>
      </w:r>
    </w:p>
    <w:p w14:paraId="795D8A08" w14:textId="77777777" w:rsidR="001C770E" w:rsidRDefault="001C770E" w:rsidP="001C770E"/>
    <w:p w14:paraId="795D8A09" w14:textId="77777777" w:rsidR="00AE3DB7" w:rsidRDefault="00AE3DB7" w:rsidP="001C770E"/>
    <w:p w14:paraId="795D8A0A" w14:textId="77777777" w:rsidR="001C770E" w:rsidRDefault="001C770E" w:rsidP="001C770E"/>
    <w:p w14:paraId="795D8A0B" w14:textId="77777777" w:rsidR="00AE3DB7" w:rsidRPr="00FC7E0D" w:rsidRDefault="00AE3DB7" w:rsidP="00B67008">
      <w:pPr>
        <w:pStyle w:val="Heading3"/>
      </w:pPr>
      <w:r w:rsidRPr="00FE4316">
        <w:t>FORMATION RESPONSIBILITIES</w:t>
      </w:r>
    </w:p>
    <w:p w14:paraId="795D8A0C" w14:textId="77777777" w:rsidR="00AE3DB7" w:rsidRDefault="00AE3DB7" w:rsidP="004077EA">
      <w:pPr>
        <w:pStyle w:val="ListParagraph"/>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14:paraId="795D8A0D" w14:textId="77777777" w:rsidR="00AE3DB7" w:rsidRDefault="00AE3DB7" w:rsidP="004077EA">
      <w:pPr>
        <w:pStyle w:val="ListParagraph"/>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14:paraId="795D8A0E" w14:textId="77777777" w:rsidR="00AE3DB7" w:rsidRDefault="00AE3DB7" w:rsidP="004077EA">
      <w:pPr>
        <w:pStyle w:val="ListParagraph"/>
        <w:numPr>
          <w:ilvl w:val="0"/>
          <w:numId w:val="7"/>
        </w:numPr>
        <w:ind w:left="360"/>
      </w:pPr>
      <w:r w:rsidRPr="0031520B">
        <w:rPr>
          <w:b/>
          <w:bCs/>
        </w:rPr>
        <w:t>ELEMENT LEAD:</w:t>
      </w:r>
      <w:r>
        <w:t xml:space="preserve"> Support Flight Lead. Secondary decision maker, flight- external communications, navigation and radar lookout, and secondary engaged fighter if practical. Mutual support for wingman and the rest of the flight.</w:t>
      </w:r>
    </w:p>
    <w:p w14:paraId="795D8A0F" w14:textId="77777777" w:rsidR="00AE3DB7" w:rsidRDefault="00AE3DB7" w:rsidP="00EA6474">
      <w:pPr>
        <w:pStyle w:val="ListParagraph"/>
        <w:numPr>
          <w:ilvl w:val="0"/>
          <w:numId w:val="7"/>
        </w:numPr>
        <w:ind w:left="360"/>
      </w:pPr>
      <w:r w:rsidRPr="0031520B">
        <w:rPr>
          <w:b/>
          <w:bCs/>
        </w:rPr>
        <w:t>ELEMENT WINGMAN:</w:t>
      </w:r>
      <w:r>
        <w:t xml:space="preserve"> Maintain formation and deconfliction, visual lookout and mutual support for Element </w:t>
      </w:r>
      <w:proofErr w:type="spellStart"/>
      <w:r>
        <w:t>Lead.Navigation</w:t>
      </w:r>
      <w:proofErr w:type="spellEnd"/>
      <w:r>
        <w:t>, radar and other situational awareness as other responsibilities allow.</w:t>
      </w:r>
    </w:p>
    <w:p w14:paraId="795D8A10" w14:textId="77777777" w:rsidR="00AE3DB7" w:rsidRDefault="00AE3DB7" w:rsidP="001C770E"/>
    <w:p w14:paraId="795D8A11" w14:textId="77777777" w:rsidR="00AE3DB7" w:rsidRDefault="00AE3DB7" w:rsidP="001C770E"/>
    <w:p w14:paraId="795D8A12" w14:textId="77777777" w:rsidR="00AE3DB7" w:rsidRDefault="00AE3DB7" w:rsidP="00B67008">
      <w:pPr>
        <w:pStyle w:val="Heading3"/>
      </w:pPr>
      <w:r>
        <w:t>VISUAL LOOKOUT</w:t>
      </w:r>
    </w:p>
    <w:p w14:paraId="795D8A13" w14:textId="77777777" w:rsidR="00AE3DB7" w:rsidRDefault="00AE3DB7" w:rsidP="00AE3DB7">
      <w:pPr>
        <w:pStyle w:val="ListParagraph"/>
        <w:ind w:left="0"/>
      </w:pPr>
      <w:r>
        <w:t xml:space="preserve">The visual lookout pattern applies to all flight members as their responsibilities </w:t>
      </w:r>
      <w:proofErr w:type="gramStart"/>
      <w:r>
        <w:t>allow, and</w:t>
      </w:r>
      <w:proofErr w:type="gramEnd"/>
      <w:r>
        <w:t xml:space="preserve"> is designed to monitor the aerospace around the aircraft and the flight in prioritised order. (This means that if you for example are down at low level and manoeuvring, and padlocked on the flight lead, you may only be able to scan sector 1 and occasionally 2.)</w:t>
      </w:r>
    </w:p>
    <w:p w14:paraId="795D8A14" w14:textId="77777777" w:rsidR="00AE3DB7" w:rsidRDefault="00AE3DB7" w:rsidP="00AE3DB7">
      <w:pPr>
        <w:pStyle w:val="ListParagraph"/>
        <w:ind w:left="0"/>
      </w:pPr>
    </w:p>
    <w:p w14:paraId="795D8A15" w14:textId="77777777" w:rsidR="00AE3DB7" w:rsidRPr="00FC7E0D" w:rsidRDefault="00AE3DB7" w:rsidP="00AE3DB7">
      <w:pPr>
        <w:pStyle w:val="ListParagraph"/>
        <w:ind w:left="0"/>
      </w:pPr>
    </w:p>
    <w:p w14:paraId="795D8A16" w14:textId="77777777" w:rsidR="00AE3DB7" w:rsidRDefault="00AE3DB7" w:rsidP="00AE3DB7">
      <w:pPr>
        <w:pStyle w:val="ListParagraph"/>
        <w:ind w:left="0"/>
      </w:pPr>
      <w:r>
        <w:rPr>
          <w:noProof/>
          <w:lang w:val="nb-NO" w:eastAsia="nb-NO"/>
        </w:rPr>
        <w:lastRenderedPageBreak/>
        <w:drawing>
          <wp:inline distT="0" distB="0" distL="0" distR="0" wp14:anchorId="795D8BD2" wp14:editId="795D8BD3">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429000"/>
                    </a:xfrm>
                    <a:prstGeom prst="rect">
                      <a:avLst/>
                    </a:prstGeom>
                  </pic:spPr>
                </pic:pic>
              </a:graphicData>
            </a:graphic>
          </wp:inline>
        </w:drawing>
      </w:r>
    </w:p>
    <w:p w14:paraId="795D8A17" w14:textId="77777777" w:rsidR="00AE3DB7" w:rsidRDefault="00AE3DB7" w:rsidP="00AE3DB7">
      <w:pPr>
        <w:pStyle w:val="ListParagraph"/>
        <w:ind w:left="0"/>
      </w:pPr>
    </w:p>
    <w:p w14:paraId="795D8A18" w14:textId="77777777" w:rsidR="0031520B" w:rsidRDefault="0031520B" w:rsidP="00AE3DB7">
      <w:pPr>
        <w:pStyle w:val="ListParagraph"/>
        <w:ind w:left="0"/>
      </w:pPr>
    </w:p>
    <w:p w14:paraId="795D8A19" w14:textId="77777777" w:rsidR="00AE3DB7" w:rsidRDefault="00AE3DB7" w:rsidP="004077EA">
      <w:pPr>
        <w:pStyle w:val="ListParagraph"/>
        <w:numPr>
          <w:ilvl w:val="0"/>
          <w:numId w:val="7"/>
        </w:numPr>
        <w:ind w:left="720"/>
      </w:pPr>
      <w:r w:rsidRPr="0031520B">
        <w:rPr>
          <w:b/>
          <w:bCs/>
        </w:rPr>
        <w:t>SECTOR 1:</w:t>
      </w:r>
      <w:r>
        <w:t xml:space="preserve"> This sector is called NEAR </w:t>
      </w:r>
      <w:proofErr w:type="gramStart"/>
      <w:r>
        <w:t>ROCKS, and</w:t>
      </w:r>
      <w:proofErr w:type="gramEnd"/>
      <w:r>
        <w:t xml:space="preserve"> is anything that may constitute an immediate threat. </w:t>
      </w:r>
    </w:p>
    <w:p w14:paraId="795D8A1A" w14:textId="77777777" w:rsidR="00AE3DB7" w:rsidRDefault="00AE3DB7" w:rsidP="00AE3DB7">
      <w:pPr>
        <w:pStyle w:val="ListParagraph"/>
        <w:numPr>
          <w:ilvl w:val="0"/>
          <w:numId w:val="7"/>
        </w:numPr>
        <w:ind w:left="720"/>
      </w:pPr>
      <w:r w:rsidRPr="0031520B">
        <w:rPr>
          <w:b/>
          <w:bCs/>
        </w:rPr>
        <w:t>SECTOR 1A:</w:t>
      </w:r>
      <w:r>
        <w:t xml:space="preserve"> This sector is called FAR </w:t>
      </w:r>
      <w:proofErr w:type="gramStart"/>
      <w:r>
        <w:t>ROCKS, and</w:t>
      </w:r>
      <w:proofErr w:type="gramEnd"/>
      <w:r>
        <w:t xml:space="preserve"> is anything that would affect future manoeuvring. </w:t>
      </w:r>
    </w:p>
    <w:p w14:paraId="795D8A1B" w14:textId="77777777" w:rsidR="00AE3DB7" w:rsidRDefault="00AE3DB7" w:rsidP="00EA6474">
      <w:pPr>
        <w:pStyle w:val="ListParagraph"/>
        <w:numPr>
          <w:ilvl w:val="0"/>
          <w:numId w:val="7"/>
        </w:numPr>
        <w:ind w:left="720"/>
      </w:pPr>
      <w:r w:rsidRPr="0031520B">
        <w:rPr>
          <w:b/>
          <w:bCs/>
        </w:rPr>
        <w:t>SECTOR 2:</w:t>
      </w:r>
      <w:r>
        <w:t xml:space="preserve"> This sector is the six o’clock position. Notice in the image above how the wingman scans the flight lead’s six, and although not indicated, flight lead’s sector 2 is the wingman’s six. </w:t>
      </w:r>
    </w:p>
    <w:p w14:paraId="795D8A1C" w14:textId="77777777" w:rsidR="00AE3DB7" w:rsidRDefault="00AE3DB7" w:rsidP="00AE3DB7">
      <w:pPr>
        <w:pStyle w:val="ListParagraph"/>
        <w:ind w:left="360"/>
      </w:pPr>
    </w:p>
    <w:p w14:paraId="795D8A1D" w14:textId="77777777" w:rsidR="00AE3DB7" w:rsidRDefault="00AE3DB7" w:rsidP="00AE3DB7">
      <w:pPr>
        <w:pStyle w:val="ListParagraph"/>
      </w:pPr>
      <w:r>
        <w:t xml:space="preserve">Sectors 1 and 2 make up the basic lookout cross-check, which should be checked on each lookout cycle: </w:t>
      </w:r>
    </w:p>
    <w:p w14:paraId="795D8A1E" w14:textId="77777777" w:rsidR="00AE3DB7" w:rsidRDefault="00AE3DB7" w:rsidP="00AE3DB7">
      <w:pPr>
        <w:pStyle w:val="ListParagraph"/>
      </w:pPr>
    </w:p>
    <w:p w14:paraId="795D8A1F" w14:textId="77777777" w:rsidR="00AE3DB7" w:rsidRPr="0031520B" w:rsidRDefault="00AE3DB7" w:rsidP="00AE3DB7">
      <w:pPr>
        <w:pStyle w:val="ListParagraph"/>
        <w:jc w:val="center"/>
        <w:rPr>
          <w:b/>
          <w:bCs/>
          <w:i/>
          <w:iCs/>
        </w:rPr>
      </w:pPr>
      <w:r w:rsidRPr="0031520B">
        <w:rPr>
          <w:b/>
          <w:bCs/>
          <w:i/>
          <w:iCs/>
        </w:rPr>
        <w:t>“NEAR ROCKS, FAR ROCKS, CHECK SIX.”</w:t>
      </w:r>
    </w:p>
    <w:p w14:paraId="795D8A20" w14:textId="77777777" w:rsidR="00AE3DB7" w:rsidRDefault="00AE3DB7" w:rsidP="00AE3DB7"/>
    <w:p w14:paraId="795D8A21" w14:textId="77777777" w:rsidR="0031520B" w:rsidRDefault="0031520B" w:rsidP="00AE3DB7"/>
    <w:p w14:paraId="795D8A22" w14:textId="77777777" w:rsidR="00AE3DB7" w:rsidRDefault="00AE3DB7" w:rsidP="004077EA">
      <w:pPr>
        <w:pStyle w:val="ListParagraph"/>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14:paraId="795D8A23" w14:textId="77777777" w:rsidR="00AE3DB7" w:rsidRPr="0031520B" w:rsidRDefault="00AE3DB7" w:rsidP="00EA6474">
      <w:pPr>
        <w:pStyle w:val="ListParagraph"/>
        <w:numPr>
          <w:ilvl w:val="0"/>
          <w:numId w:val="7"/>
        </w:numPr>
        <w:ind w:left="720"/>
        <w:rPr>
          <w:b/>
          <w:bCs/>
        </w:rPr>
      </w:pPr>
      <w:r w:rsidRPr="0031520B">
        <w:rPr>
          <w:b/>
          <w:bCs/>
        </w:rPr>
        <w:t xml:space="preserve">SECTOR </w:t>
      </w:r>
      <w:proofErr w:type="gramStart"/>
      <w:r w:rsidRPr="0031520B">
        <w:rPr>
          <w:b/>
          <w:bCs/>
        </w:rPr>
        <w:t>4:</w:t>
      </w:r>
      <w:r w:rsidR="0031520B">
        <w:t>This</w:t>
      </w:r>
      <w:proofErr w:type="gramEnd"/>
      <w:r w:rsidR="0031520B">
        <w:t xml:space="preserve"> sector is </w:t>
      </w:r>
      <w:r w:rsidR="0031520B">
        <w:rPr>
          <w:i/>
          <w:iCs/>
        </w:rPr>
        <w:t xml:space="preserve">outside </w:t>
      </w:r>
      <w:r w:rsidR="0031520B">
        <w:t xml:space="preserve">the flight and </w:t>
      </w:r>
      <w:proofErr w:type="spellStart"/>
      <w:r w:rsidR="0031520B">
        <w:rPr>
          <w:i/>
          <w:iCs/>
        </w:rPr>
        <w:t>aheadand</w:t>
      </w:r>
      <w:proofErr w:type="spellEnd"/>
      <w:r w:rsidR="0031520B">
        <w:rPr>
          <w:i/>
          <w:iCs/>
        </w:rPr>
        <w:t xml:space="preserve"> behind</w:t>
      </w:r>
      <w:r w:rsidR="0031520B">
        <w:t xml:space="preserve"> the 3/9 line. Sector 4 completes the full 360 degree of the visual lookout.</w:t>
      </w:r>
    </w:p>
    <w:p w14:paraId="795D8A24" w14:textId="77777777" w:rsidR="0031520B" w:rsidRPr="0031520B" w:rsidRDefault="0031520B" w:rsidP="0031520B">
      <w:pPr>
        <w:pStyle w:val="ListParagraph"/>
        <w:rPr>
          <w:b/>
          <w:bCs/>
        </w:rPr>
      </w:pPr>
    </w:p>
    <w:p w14:paraId="795D8A25" w14:textId="77777777" w:rsidR="0031520B" w:rsidRPr="0031520B" w:rsidRDefault="0031520B" w:rsidP="0031520B">
      <w:pPr>
        <w:rPr>
          <w:b/>
          <w:bCs/>
        </w:rPr>
      </w:pPr>
    </w:p>
    <w:p w14:paraId="795D8A26" w14:textId="77777777" w:rsidR="00AE3DB7" w:rsidRDefault="00AE3DB7" w:rsidP="001C770E"/>
    <w:p w14:paraId="795D8A27" w14:textId="77777777" w:rsidR="001C770E" w:rsidRPr="001C770E" w:rsidRDefault="001C770E" w:rsidP="001C770E"/>
    <w:p w14:paraId="795D8A28" w14:textId="77777777" w:rsidR="00FC76D3" w:rsidRDefault="00FC76D3" w:rsidP="00B67008">
      <w:pPr>
        <w:pStyle w:val="Heading3"/>
      </w:pPr>
      <w:r>
        <w:t>THE CONTRACT</w:t>
      </w:r>
    </w:p>
    <w:p w14:paraId="795D8A29" w14:textId="77777777" w:rsidR="00FE4316" w:rsidRDefault="00FE4316" w:rsidP="001C770E">
      <w:r>
        <w:t>The “contract” is a set of pre-defined parameters and responsibilities we use to standardise and “automate” certain tasks in the flight, such as standard departure line-ups and cruise speeds. Key parts of the current contract are always provided in the 388</w:t>
      </w:r>
      <w:r w:rsidRPr="00FE4316">
        <w:rPr>
          <w:vertAlign w:val="superscript"/>
        </w:rPr>
        <w:t>th</w:t>
      </w:r>
      <w:r>
        <w:t xml:space="preserve"> Kneeboard Pack/ In-flight Guide document. </w:t>
      </w:r>
    </w:p>
    <w:p w14:paraId="795D8A2A" w14:textId="77777777" w:rsidR="00FE4316" w:rsidRDefault="00FE4316" w:rsidP="001C770E"/>
    <w:p w14:paraId="795D8A2B" w14:textId="77777777" w:rsidR="00FE4316" w:rsidRDefault="00FE4316" w:rsidP="001C770E">
      <w:r>
        <w:t>The contract consists of the following elements:</w:t>
      </w:r>
    </w:p>
    <w:p w14:paraId="795D8A2C" w14:textId="77777777" w:rsidR="00FE4316" w:rsidRDefault="00FE4316" w:rsidP="001C770E"/>
    <w:p w14:paraId="795D8A2D" w14:textId="77777777" w:rsidR="001C770E" w:rsidRDefault="00FE4316" w:rsidP="00EA6474">
      <w:pPr>
        <w:pStyle w:val="ListParagraph"/>
        <w:numPr>
          <w:ilvl w:val="0"/>
          <w:numId w:val="6"/>
        </w:numPr>
        <w:rPr>
          <w:b/>
          <w:bCs/>
        </w:rPr>
      </w:pPr>
      <w:r w:rsidRPr="00FE4316">
        <w:rPr>
          <w:b/>
          <w:bCs/>
        </w:rPr>
        <w:lastRenderedPageBreak/>
        <w:t>Flight Parameters during different stages of flight</w:t>
      </w:r>
      <w:r w:rsidR="00A32850">
        <w:rPr>
          <w:b/>
          <w:bCs/>
        </w:rPr>
        <w:t xml:space="preserve"> and turns</w:t>
      </w:r>
    </w:p>
    <w:p w14:paraId="795D8A2E" w14:textId="77777777" w:rsidR="00FE4316" w:rsidRPr="004077EA" w:rsidRDefault="00FE4316" w:rsidP="004077EA">
      <w:pPr>
        <w:pStyle w:val="ListParagraph"/>
        <w:ind w:left="360"/>
      </w:pPr>
      <w:r>
        <w:t>Specified in the In-flight Guide.</w:t>
      </w:r>
    </w:p>
    <w:p w14:paraId="795D8A2F" w14:textId="77777777" w:rsidR="00FE4316" w:rsidRPr="00FC7E0D" w:rsidRDefault="00FE4316" w:rsidP="00EA6474">
      <w:pPr>
        <w:pStyle w:val="ListParagraph"/>
        <w:numPr>
          <w:ilvl w:val="0"/>
          <w:numId w:val="6"/>
        </w:numPr>
        <w:rPr>
          <w:b/>
          <w:bCs/>
        </w:rPr>
      </w:pPr>
      <w:r w:rsidRPr="00FE4316">
        <w:rPr>
          <w:b/>
          <w:bCs/>
        </w:rPr>
        <w:t>Formation Responsibilities</w:t>
      </w:r>
    </w:p>
    <w:p w14:paraId="795D8A30" w14:textId="77777777" w:rsidR="00AE3DB7" w:rsidRPr="00FE4316" w:rsidRDefault="00AE3DB7" w:rsidP="004077EA">
      <w:pPr>
        <w:pStyle w:val="ListParagraph"/>
        <w:ind w:left="360"/>
      </w:pPr>
      <w:r>
        <w:t>See above.</w:t>
      </w:r>
    </w:p>
    <w:p w14:paraId="795D8A31" w14:textId="77777777" w:rsidR="00FE4316" w:rsidRDefault="00FE4316" w:rsidP="00EA6474">
      <w:pPr>
        <w:pStyle w:val="ListParagraph"/>
        <w:numPr>
          <w:ilvl w:val="0"/>
          <w:numId w:val="6"/>
        </w:numPr>
        <w:rPr>
          <w:b/>
          <w:bCs/>
        </w:rPr>
      </w:pPr>
      <w:r w:rsidRPr="00FE4316">
        <w:rPr>
          <w:b/>
          <w:bCs/>
        </w:rPr>
        <w:t>Visual Lookout</w:t>
      </w:r>
    </w:p>
    <w:p w14:paraId="795D8A32" w14:textId="77777777" w:rsidR="00AE3DB7" w:rsidRPr="00FC7E0D" w:rsidRDefault="00AE3DB7" w:rsidP="004077EA">
      <w:pPr>
        <w:pStyle w:val="ListParagraph"/>
        <w:ind w:left="360"/>
      </w:pPr>
      <w:r>
        <w:t>See above.</w:t>
      </w:r>
    </w:p>
    <w:p w14:paraId="795D8A33" w14:textId="77777777" w:rsidR="00FE4316" w:rsidRPr="00FE4316" w:rsidRDefault="00FE4316" w:rsidP="00EA6474">
      <w:pPr>
        <w:pStyle w:val="ListParagraph"/>
        <w:numPr>
          <w:ilvl w:val="0"/>
          <w:numId w:val="6"/>
        </w:numPr>
        <w:rPr>
          <w:b/>
          <w:bCs/>
        </w:rPr>
      </w:pPr>
      <w:r w:rsidRPr="00FE4316">
        <w:rPr>
          <w:b/>
          <w:bCs/>
        </w:rPr>
        <w:t>Radar Scan</w:t>
      </w:r>
    </w:p>
    <w:p w14:paraId="795D8A34" w14:textId="77777777" w:rsidR="00FC7E0D" w:rsidRDefault="00FC7E0D" w:rsidP="00AE3DB7">
      <w:pPr>
        <w:ind w:left="360"/>
      </w:pPr>
      <w:r>
        <w:t>Specified in the In-flight Guide.</w:t>
      </w:r>
    </w:p>
    <w:p w14:paraId="795D8A35" w14:textId="77777777" w:rsidR="001C770E" w:rsidRDefault="001C770E" w:rsidP="001C770E"/>
    <w:p w14:paraId="795D8A36" w14:textId="77777777" w:rsidR="001C770E" w:rsidRDefault="001C770E" w:rsidP="001C770E"/>
    <w:p w14:paraId="795D8A37" w14:textId="77777777" w:rsidR="001C770E" w:rsidRDefault="00A32850" w:rsidP="001C770E">
      <w:r>
        <w:t xml:space="preserve">I.e., by having a contract, we do not need to pre-brief things like re-join- and cruise speeds, radar scan responsibilities, landing patterns or that all tactical turns are conducted as energy sustaining turns. </w:t>
      </w:r>
    </w:p>
    <w:p w14:paraId="795D8A38" w14:textId="77777777" w:rsidR="00A32850" w:rsidRDefault="00A32850" w:rsidP="001C770E"/>
    <w:p w14:paraId="795D8A39" w14:textId="77777777" w:rsidR="00A32850" w:rsidRDefault="00A32850" w:rsidP="001C770E">
      <w:r>
        <w:t>If nothing else is briefed, follow the contract.</w:t>
      </w:r>
    </w:p>
    <w:p w14:paraId="795D8A3A" w14:textId="77777777" w:rsidR="001C770E" w:rsidRDefault="001C770E" w:rsidP="001C770E"/>
    <w:p w14:paraId="795D8A3B" w14:textId="77777777" w:rsidR="00A32850" w:rsidRDefault="00A32850" w:rsidP="001C770E">
      <w:r>
        <w:t>Now,</w:t>
      </w:r>
      <w:r w:rsidR="00D15FA7">
        <w:t xml:space="preserve"> with</w:t>
      </w:r>
      <w:r>
        <w:t xml:space="preserve"> the basics covered, it is time for formations and turns:</w:t>
      </w:r>
    </w:p>
    <w:p w14:paraId="795D8A3C" w14:textId="77777777" w:rsidR="001C770E" w:rsidRDefault="001C770E" w:rsidP="001C770E"/>
    <w:p w14:paraId="795D8A3D" w14:textId="77777777" w:rsidR="00D509B5" w:rsidRDefault="00D509B5" w:rsidP="001C770E"/>
    <w:p w14:paraId="795D8A3E" w14:textId="77777777" w:rsidR="004077EA" w:rsidRPr="004077EA" w:rsidRDefault="004077EA" w:rsidP="004077EA"/>
    <w:p w14:paraId="795D8A3F" w14:textId="77777777" w:rsidR="007D4EEB" w:rsidRDefault="007D4EEB" w:rsidP="004077EA">
      <w:pPr>
        <w:pStyle w:val="Heading3"/>
      </w:pPr>
      <w:r>
        <w:t>TACTICAL FORMATIONS</w:t>
      </w:r>
    </w:p>
    <w:p w14:paraId="795D8A40" w14:textId="77777777" w:rsidR="007D4EEB" w:rsidRPr="004077EA" w:rsidRDefault="007D4EEB" w:rsidP="004077EA">
      <w:r w:rsidRPr="004077EA">
        <w:t>Varying factors of the tactical arena (weather, visibility, background, terrain, threat, etc.) will</w:t>
      </w:r>
    </w:p>
    <w:p w14:paraId="795D8A41" w14:textId="77777777" w:rsidR="007D4EEB" w:rsidRDefault="007D4EEB" w:rsidP="007D4EEB">
      <w:r w:rsidRPr="004077EA">
        <w:t>determine the position and responsibilities for the individual flight memb</w:t>
      </w:r>
      <w:r w:rsidR="004077EA">
        <w:t xml:space="preserve">ers. Central to all </w:t>
      </w:r>
      <w:proofErr w:type="spellStart"/>
      <w:r w:rsidR="004077EA">
        <w:t>maneuvering</w:t>
      </w:r>
      <w:proofErr w:type="spellEnd"/>
      <w:r w:rsidR="004077EA">
        <w:t xml:space="preserve"> </w:t>
      </w:r>
      <w:r w:rsidRPr="004077EA">
        <w:t>must be a capability to communicate intent, role, and threat information</w:t>
      </w:r>
      <w:r w:rsidR="004077EA">
        <w:t xml:space="preserve">. Definitions of pilot </w:t>
      </w:r>
      <w:r w:rsidRPr="004077EA">
        <w:t>responsibilities and emphasis on air discipline will help ensure success</w:t>
      </w:r>
      <w:r w:rsidR="004077EA">
        <w:t xml:space="preserve"> in a restricted communications </w:t>
      </w:r>
      <w:r w:rsidRPr="004077EA">
        <w:t>environment. The formations described in this chapter are applicable for bot</w:t>
      </w:r>
      <w:r w:rsidR="004077EA">
        <w:t xml:space="preserve">h air-to-air and air-to-surface </w:t>
      </w:r>
      <w:r w:rsidRPr="004077EA">
        <w:t>operations. The guidelines given have proven to be the most universa</w:t>
      </w:r>
      <w:r w:rsidR="004077EA">
        <w:t xml:space="preserve">lly applicable. As the tactical </w:t>
      </w:r>
      <w:r w:rsidRPr="004077EA">
        <w:t xml:space="preserve">situation changes, the numbers given here may change. </w:t>
      </w:r>
      <w:r w:rsidR="004077EA">
        <w:t xml:space="preserve">Remember, flying </w:t>
      </w:r>
      <w:r w:rsidRPr="004077EA">
        <w:t>a given formation is not an end in itself; it facilitates proper ta</w:t>
      </w:r>
      <w:r w:rsidR="004077EA">
        <w:t xml:space="preserve">sk prioritization, lookout, and </w:t>
      </w:r>
      <w:r w:rsidRPr="004077EA">
        <w:t>offensive/defensive considerations. If you cannot perform your responsibi</w:t>
      </w:r>
      <w:r w:rsidR="004077EA">
        <w:t xml:space="preserve">lity in a formation listed, get </w:t>
      </w:r>
      <w:r w:rsidRPr="004077EA">
        <w:t>into one which does permit you to carry out your formation responsibilit</w:t>
      </w:r>
      <w:r w:rsidR="004077EA">
        <w:t xml:space="preserve">ies. The flight briefing should </w:t>
      </w:r>
      <w:r w:rsidRPr="004077EA">
        <w:t>cover, as much as possible, any changes that may be necessary.</w:t>
      </w:r>
    </w:p>
    <w:p w14:paraId="795D8A42" w14:textId="77777777" w:rsidR="004077EA" w:rsidRPr="004077EA" w:rsidRDefault="004077EA" w:rsidP="007D4EEB"/>
    <w:p w14:paraId="795D8A43" w14:textId="77777777" w:rsidR="007D4EEB" w:rsidRPr="004077EA" w:rsidRDefault="007D4EEB" w:rsidP="004077EA">
      <w:pPr>
        <w:pStyle w:val="Heading4"/>
        <w:rPr>
          <w:b/>
        </w:rPr>
      </w:pPr>
      <w:r w:rsidRPr="004077EA">
        <w:rPr>
          <w:b/>
        </w:rPr>
        <w:t>FORMATION SELECTION</w:t>
      </w:r>
    </w:p>
    <w:p w14:paraId="795D8A44" w14:textId="77777777" w:rsidR="007D4EEB" w:rsidRPr="004077EA" w:rsidRDefault="007D4EEB" w:rsidP="007D4EEB">
      <w:pPr>
        <w:autoSpaceDE w:val="0"/>
        <w:autoSpaceDN w:val="0"/>
        <w:adjustRightInd w:val="0"/>
        <w:contextualSpacing w:val="0"/>
        <w:jc w:val="left"/>
      </w:pPr>
      <w:r w:rsidRPr="004077EA">
        <w:t>The basic combat formation employed by tactical fighters is the four-ship flight. The two-ship element</w:t>
      </w:r>
      <w:r w:rsidR="004077EA">
        <w:t xml:space="preserve"> </w:t>
      </w:r>
      <w:r w:rsidRPr="004077EA">
        <w:t>is the basic fighting unit. The wingman's main duty is to fly formation on his leader and to support him at</w:t>
      </w:r>
      <w:r w:rsidR="004077EA">
        <w:t xml:space="preserve"> </w:t>
      </w:r>
      <w:r w:rsidRPr="004077EA">
        <w:t>all times. He is to clear the area and perform his portion of the briefed mission. A four-ship flight</w:t>
      </w:r>
      <w:r w:rsidR="004077EA">
        <w:t xml:space="preserve"> </w:t>
      </w:r>
      <w:r w:rsidRPr="004077EA">
        <w:t>consists of two elements directed by the four-ship flight lead, increasing the mutual support of all.</w:t>
      </w:r>
    </w:p>
    <w:p w14:paraId="795D8A45" w14:textId="77777777" w:rsidR="007D4EEB" w:rsidRPr="004077EA" w:rsidRDefault="007D4EEB" w:rsidP="007D4EEB">
      <w:pPr>
        <w:autoSpaceDE w:val="0"/>
        <w:autoSpaceDN w:val="0"/>
        <w:adjustRightInd w:val="0"/>
        <w:contextualSpacing w:val="0"/>
        <w:jc w:val="left"/>
      </w:pPr>
      <w:r w:rsidRPr="004077EA">
        <w:t>Considering the variety of air and surface threats, terrain, weather, target arrays, and mission objectives</w:t>
      </w:r>
      <w:r w:rsidR="004077EA">
        <w:t xml:space="preserve"> </w:t>
      </w:r>
      <w:r w:rsidRPr="004077EA">
        <w:t>that will be encountered in carrying out a wide range of wartime taskings, there is a need for both line</w:t>
      </w:r>
      <w:r w:rsidR="004077EA">
        <w:t xml:space="preserve"> </w:t>
      </w:r>
      <w:r w:rsidRPr="004077EA">
        <w:t>abreast and wedge formations. Each of these two</w:t>
      </w:r>
      <w:r w:rsidR="004077EA">
        <w:t xml:space="preserve"> tactical formations has unique </w:t>
      </w:r>
      <w:r w:rsidRPr="004077EA">
        <w:t>strengths. Conversely,</w:t>
      </w:r>
      <w:r w:rsidR="004077EA">
        <w:t xml:space="preserve"> </w:t>
      </w:r>
      <w:r w:rsidRPr="004077EA">
        <w:t>each has weaknesses that restrict their utility and flexibility.</w:t>
      </w:r>
    </w:p>
    <w:p w14:paraId="795D8A46" w14:textId="77777777" w:rsidR="007D4EEB" w:rsidRPr="004077EA" w:rsidRDefault="007D4EEB" w:rsidP="007D4EEB">
      <w:pPr>
        <w:autoSpaceDE w:val="0"/>
        <w:autoSpaceDN w:val="0"/>
        <w:adjustRightInd w:val="0"/>
        <w:contextualSpacing w:val="0"/>
        <w:jc w:val="left"/>
      </w:pPr>
      <w:r w:rsidRPr="004077EA">
        <w:t>For example, line abreast has several strengths. Where the major threat is from enemy fighters, it</w:t>
      </w:r>
    </w:p>
    <w:p w14:paraId="795D8A47" w14:textId="77777777" w:rsidR="007D4EEB" w:rsidRPr="004077EA" w:rsidRDefault="007D4EEB" w:rsidP="007D4EEB">
      <w:pPr>
        <w:autoSpaceDE w:val="0"/>
        <w:autoSpaceDN w:val="0"/>
        <w:adjustRightInd w:val="0"/>
        <w:contextualSpacing w:val="0"/>
        <w:jc w:val="left"/>
      </w:pPr>
      <w:r w:rsidRPr="004077EA">
        <w:t xml:space="preserve">provides optimum visual cross coverage and good position for rapid </w:t>
      </w:r>
      <w:proofErr w:type="spellStart"/>
      <w:r w:rsidRPr="004077EA">
        <w:t>maneuvering</w:t>
      </w:r>
      <w:proofErr w:type="spellEnd"/>
      <w:r w:rsidRPr="004077EA">
        <w:t xml:space="preserve"> and mutual support to</w:t>
      </w:r>
      <w:r w:rsidR="004077EA">
        <w:t xml:space="preserve"> </w:t>
      </w:r>
      <w:proofErr w:type="gramStart"/>
      <w:r w:rsidRPr="004077EA">
        <w:t>counter attack</w:t>
      </w:r>
      <w:proofErr w:type="gramEnd"/>
      <w:r w:rsidRPr="004077EA">
        <w:t>. Also, it diminishes the opportunity for a ground threat to be alerted by the leader's</w:t>
      </w:r>
      <w:r w:rsidR="004077EA">
        <w:t xml:space="preserve"> </w:t>
      </w:r>
      <w:r w:rsidRPr="004077EA">
        <w:t>overflight and carry out a successful engagement on the wingman. (At ingress airspeeds gunners have an</w:t>
      </w:r>
      <w:r w:rsidR="004077EA">
        <w:t xml:space="preserve"> </w:t>
      </w:r>
      <w:r w:rsidRPr="004077EA">
        <w:t>additional 2 to 4 seconds reaction time on a wedge wingman.) Line abreast makes it easy for the leader to</w:t>
      </w:r>
      <w:r w:rsidR="004077EA">
        <w:t xml:space="preserve"> </w:t>
      </w:r>
      <w:r w:rsidRPr="004077EA">
        <w:t>check on the position and status of his wingman. It also lends itself well to simultaneous attacks by the</w:t>
      </w:r>
      <w:r w:rsidR="004077EA">
        <w:t xml:space="preserve"> </w:t>
      </w:r>
      <w:r w:rsidRPr="004077EA">
        <w:t>leader and wingman against known enemy targets with distance deconfliction and turning room. On the</w:t>
      </w:r>
      <w:r w:rsidR="004077EA">
        <w:t xml:space="preserve"> </w:t>
      </w:r>
      <w:r w:rsidRPr="004077EA">
        <w:t>other hand, lin</w:t>
      </w:r>
      <w:r w:rsidR="004077EA">
        <w:t xml:space="preserve">e abreast formation has certain </w:t>
      </w:r>
      <w:r w:rsidRPr="004077EA">
        <w:lastRenderedPageBreak/>
        <w:t>disadvantages. It is not practical to fly at extremely low</w:t>
      </w:r>
      <w:r w:rsidR="004077EA">
        <w:t xml:space="preserve"> </w:t>
      </w:r>
      <w:r w:rsidRPr="004077EA">
        <w:t xml:space="preserve">altitude with random </w:t>
      </w:r>
      <w:proofErr w:type="spellStart"/>
      <w:r w:rsidRPr="004077EA">
        <w:t>maneuvering</w:t>
      </w:r>
      <w:proofErr w:type="spellEnd"/>
      <w:r w:rsidRPr="004077EA">
        <w:t>. Moreover, line abreast is difficult for the wingman to achieve spacing</w:t>
      </w:r>
      <w:r w:rsidR="004077EA">
        <w:t xml:space="preserve"> </w:t>
      </w:r>
      <w:r w:rsidRPr="004077EA">
        <w:t>on the leader for a sequenced attack, particularly where target location is not precisely known.</w:t>
      </w:r>
    </w:p>
    <w:p w14:paraId="795D8A48" w14:textId="77777777" w:rsidR="007D4EEB" w:rsidRPr="004077EA" w:rsidRDefault="007D4EEB" w:rsidP="007D4EEB">
      <w:pPr>
        <w:autoSpaceDE w:val="0"/>
        <w:autoSpaceDN w:val="0"/>
        <w:adjustRightInd w:val="0"/>
        <w:contextualSpacing w:val="0"/>
        <w:jc w:val="left"/>
      </w:pPr>
      <w:r w:rsidRPr="004077EA">
        <w:t>In this same regard, wedge formation has its own set of strengths and weaknesses. Wedge provides</w:t>
      </w:r>
    </w:p>
    <w:p w14:paraId="795D8A49" w14:textId="77777777" w:rsidR="007D4EEB" w:rsidRPr="004077EA" w:rsidRDefault="007D4EEB" w:rsidP="004077EA">
      <w:pPr>
        <w:autoSpaceDE w:val="0"/>
        <w:autoSpaceDN w:val="0"/>
        <w:adjustRightInd w:val="0"/>
        <w:contextualSpacing w:val="0"/>
        <w:jc w:val="left"/>
      </w:pPr>
      <w:r w:rsidRPr="004077EA">
        <w:t>less 6 o'clock threat lookout coverage and has less flexibility in initia</w:t>
      </w:r>
      <w:r w:rsidR="004077EA">
        <w:t xml:space="preserve">l </w:t>
      </w:r>
      <w:proofErr w:type="spellStart"/>
      <w:r w:rsidR="004077EA">
        <w:t>maneuvering</w:t>
      </w:r>
      <w:proofErr w:type="spellEnd"/>
      <w:r w:rsidR="004077EA">
        <w:t xml:space="preserve"> to counter air-to </w:t>
      </w:r>
      <w:r w:rsidRPr="004077EA">
        <w:t>air</w:t>
      </w:r>
      <w:r w:rsidR="004077EA">
        <w:t xml:space="preserve"> </w:t>
      </w:r>
      <w:r w:rsidRPr="004077EA">
        <w:t>attacks behind the 3/9 line. On the strength side, wedge formation can be flown successfully at lower</w:t>
      </w:r>
      <w:r w:rsidR="004077EA">
        <w:t xml:space="preserve"> </w:t>
      </w:r>
      <w:r w:rsidRPr="004077EA">
        <w:t>altitude, especially in mountainous terrain, because the wingman can keep both the leader in sight and</w:t>
      </w:r>
      <w:r w:rsidR="004077EA">
        <w:t xml:space="preserve"> </w:t>
      </w:r>
      <w:r w:rsidRPr="004077EA">
        <w:t>adequately scan approaching terrain. In certain threat scenarios, extremely low altitude flight can be a</w:t>
      </w:r>
      <w:r w:rsidR="004077EA">
        <w:t xml:space="preserve"> </w:t>
      </w:r>
      <w:r w:rsidRPr="004077EA">
        <w:t>critically important advantage. Wedge formation also allows for good offensive air capability against a</w:t>
      </w:r>
      <w:r w:rsidR="004077EA">
        <w:t xml:space="preserve"> </w:t>
      </w:r>
      <w:r w:rsidRPr="004077EA">
        <w:t xml:space="preserve">forward quarter threat and allows good </w:t>
      </w:r>
      <w:proofErr w:type="spellStart"/>
      <w:r w:rsidRPr="004077EA">
        <w:t>maneuvering</w:t>
      </w:r>
      <w:proofErr w:type="spellEnd"/>
      <w:r w:rsidRPr="004077EA">
        <w:t xml:space="preserve"> potential. Wedge also provides much greater</w:t>
      </w:r>
      <w:r w:rsidR="004077EA">
        <w:t xml:space="preserve"> </w:t>
      </w:r>
      <w:proofErr w:type="spellStart"/>
      <w:r w:rsidRPr="004077EA">
        <w:t>maneuvering</w:t>
      </w:r>
      <w:proofErr w:type="spellEnd"/>
      <w:r w:rsidRPr="004077EA">
        <w:t xml:space="preserve"> flexibility as the wingman handles turns of any magnitude by </w:t>
      </w:r>
      <w:proofErr w:type="spellStart"/>
      <w:r w:rsidRPr="004077EA">
        <w:t>maneuvers</w:t>
      </w:r>
      <w:proofErr w:type="spellEnd"/>
      <w:r w:rsidRPr="004077EA">
        <w:t xml:space="preserve"> in the cone on</w:t>
      </w:r>
      <w:r w:rsidR="004077EA">
        <w:t xml:space="preserve"> </w:t>
      </w:r>
      <w:r w:rsidRPr="004077EA">
        <w:t xml:space="preserve">either side of the leader. Such </w:t>
      </w:r>
      <w:proofErr w:type="spellStart"/>
      <w:r w:rsidRPr="004077EA">
        <w:t>maneuvering</w:t>
      </w:r>
      <w:proofErr w:type="spellEnd"/>
      <w:r w:rsidRPr="004077EA">
        <w:t xml:space="preserve"> often is required to pinpoint targets at the last minute, and</w:t>
      </w:r>
      <w:r w:rsidR="004077EA">
        <w:t xml:space="preserve"> </w:t>
      </w:r>
      <w:r w:rsidRPr="004077EA">
        <w:t>also to evade pop-up ground threats such as automatic weapons fire. Finally, wedge also has advantages</w:t>
      </w:r>
      <w:r w:rsidR="004077EA">
        <w:t xml:space="preserve"> </w:t>
      </w:r>
      <w:r w:rsidRPr="004077EA">
        <w:t>for multiple attacks against the same target or target array (not all threat scenarios call for single pass</w:t>
      </w:r>
      <w:r w:rsidR="004077EA">
        <w:t xml:space="preserve"> </w:t>
      </w:r>
      <w:r w:rsidRPr="004077EA">
        <w:t>tactics). Both types of low altitude tactical formations are viable and necessary in varying threat</w:t>
      </w:r>
      <w:r w:rsidR="004077EA">
        <w:t xml:space="preserve"> </w:t>
      </w:r>
      <w:r w:rsidRPr="004077EA">
        <w:t>scenarios.</w:t>
      </w:r>
    </w:p>
    <w:p w14:paraId="795D8A4A" w14:textId="77777777" w:rsidR="007D4EEB" w:rsidRDefault="007D4EEB" w:rsidP="007D4EEB">
      <w:pPr>
        <w:rPr>
          <w:rFonts w:ascii="Times New Roman" w:hAnsi="Times New Roman" w:cs="Times New Roman"/>
          <w:sz w:val="20"/>
          <w:szCs w:val="20"/>
          <w:lang w:val="nb-NO"/>
        </w:rPr>
      </w:pPr>
    </w:p>
    <w:p w14:paraId="795D8A4B" w14:textId="77777777" w:rsidR="007D4EEB" w:rsidRDefault="007D4EEB" w:rsidP="004077EA">
      <w:pPr>
        <w:pStyle w:val="Heading4"/>
        <w:rPr>
          <w:b/>
        </w:rPr>
      </w:pPr>
      <w:r w:rsidRPr="004077EA">
        <w:rPr>
          <w:b/>
        </w:rPr>
        <w:t>TWO SHIP FORMATIONS</w:t>
      </w:r>
    </w:p>
    <w:p w14:paraId="795D8A4C" w14:textId="77777777" w:rsidR="004077EA" w:rsidRPr="004077EA" w:rsidRDefault="004077EA" w:rsidP="004077EA"/>
    <w:p w14:paraId="795D8A4D" w14:textId="77777777" w:rsidR="007D4EEB" w:rsidRPr="004077EA" w:rsidRDefault="007D4EEB" w:rsidP="004077EA">
      <w:pPr>
        <w:pStyle w:val="Heading4"/>
        <w:rPr>
          <w:b/>
        </w:rPr>
      </w:pPr>
      <w:r w:rsidRPr="004077EA">
        <w:rPr>
          <w:b/>
        </w:rPr>
        <w:t>LINE ABREAST</w:t>
      </w:r>
    </w:p>
    <w:p w14:paraId="795D8A4E" w14:textId="77777777" w:rsidR="007D4EEB" w:rsidRPr="004077EA" w:rsidRDefault="007D4EEB" w:rsidP="007D4EEB">
      <w:pPr>
        <w:autoSpaceDE w:val="0"/>
        <w:autoSpaceDN w:val="0"/>
        <w:adjustRightInd w:val="0"/>
        <w:contextualSpacing w:val="0"/>
        <w:jc w:val="left"/>
      </w:pPr>
      <w:r w:rsidRPr="004077EA">
        <w:t>Line abreast formation is a position 0</w:t>
      </w:r>
      <w:r w:rsidR="004077EA">
        <w:rPr>
          <w:rFonts w:cstheme="minorHAnsi"/>
        </w:rPr>
        <w:t>°</w:t>
      </w:r>
      <w:r w:rsidRPr="004077EA">
        <w:t xml:space="preserve"> - 20</w:t>
      </w:r>
      <w:r w:rsidR="004077EA">
        <w:rPr>
          <w:rFonts w:cstheme="minorHAnsi"/>
        </w:rPr>
        <w:t>°</w:t>
      </w:r>
      <w:r w:rsidRPr="004077EA">
        <w:t xml:space="preserve"> aft, 4000' - 12,000' spacing, with altitude separation. At</w:t>
      </w:r>
    </w:p>
    <w:p w14:paraId="795D8A4F" w14:textId="77777777" w:rsidR="007D4EEB" w:rsidRPr="004077EA" w:rsidRDefault="007D4EEB" w:rsidP="007D4EEB">
      <w:pPr>
        <w:autoSpaceDE w:val="0"/>
        <w:autoSpaceDN w:val="0"/>
        <w:adjustRightInd w:val="0"/>
        <w:contextualSpacing w:val="0"/>
        <w:jc w:val="left"/>
      </w:pPr>
      <w:r w:rsidRPr="004077EA">
        <w:t xml:space="preserve">low altitude, the wingman should fly no lower than </w:t>
      </w:r>
      <w:r w:rsidR="004077EA">
        <w:t xml:space="preserve">the </w:t>
      </w:r>
      <w:proofErr w:type="spellStart"/>
      <w:r w:rsidR="004077EA">
        <w:t>flight</w:t>
      </w:r>
      <w:r w:rsidRPr="004077EA">
        <w:t>lead</w:t>
      </w:r>
      <w:proofErr w:type="spellEnd"/>
      <w:r w:rsidRPr="004077EA">
        <w:t>.</w:t>
      </w:r>
    </w:p>
    <w:p w14:paraId="795D8A50" w14:textId="77777777" w:rsidR="007D4EEB" w:rsidRPr="004077EA" w:rsidRDefault="007D4EEB" w:rsidP="007D4EEB">
      <w:pPr>
        <w:autoSpaceDE w:val="0"/>
        <w:autoSpaceDN w:val="0"/>
        <w:adjustRightInd w:val="0"/>
        <w:contextualSpacing w:val="0"/>
        <w:jc w:val="left"/>
      </w:pPr>
      <w:r w:rsidRPr="004077EA">
        <w:t>Unless further defined by the flight lead, wingmen will fly in the 6000' - 9000' range and strive for the</w:t>
      </w:r>
      <w:r w:rsidR="004077EA">
        <w:t xml:space="preserve"> </w:t>
      </w:r>
      <w:r w:rsidRPr="004077EA">
        <w:t>0</w:t>
      </w:r>
      <w:r w:rsidR="004077EA">
        <w:rPr>
          <w:rFonts w:cstheme="minorHAnsi"/>
        </w:rPr>
        <w:t>°</w:t>
      </w:r>
      <w:r w:rsidRPr="004077EA">
        <w:t xml:space="preserve"> line (Figure 3.5). The 6000' - 9000' position provides optimum visual and firepower mutual support for</w:t>
      </w:r>
      <w:r w:rsidR="004077EA">
        <w:t xml:space="preserve"> </w:t>
      </w:r>
      <w:r w:rsidRPr="004077EA">
        <w:t>threats from the beam and six o'clock positions. The flight lead may tailor the parameters of this</w:t>
      </w:r>
      <w:r w:rsidR="004077EA">
        <w:t xml:space="preserve"> </w:t>
      </w:r>
      <w:r w:rsidRPr="004077EA">
        <w:t>formation to meet particular situations or requirements. For example, in poor visibility conditions at low</w:t>
      </w:r>
      <w:r w:rsidR="004077EA">
        <w:t xml:space="preserve"> </w:t>
      </w:r>
      <w:r w:rsidRPr="004077EA">
        <w:t>altitude, the wingman may be briefed to fly 4000' - 6000' lateral spacing. For certain air-to-air scenarios,</w:t>
      </w:r>
      <w:r w:rsidR="004077EA">
        <w:t xml:space="preserve"> </w:t>
      </w:r>
      <w:r w:rsidRPr="004077EA">
        <w:t>the briefed lateral spacing may be 9000' - 12,000' to enhance six o'clock visual coverage while</w:t>
      </w:r>
      <w:r w:rsidR="004077EA">
        <w:t xml:space="preserve"> </w:t>
      </w:r>
      <w:r w:rsidRPr="004077EA">
        <w:t>complicating the enemy's visual acquisition of all aircraft in the formation. The wingman needs to</w:t>
      </w:r>
      <w:r w:rsidR="004077EA">
        <w:t xml:space="preserve"> </w:t>
      </w:r>
      <w:r w:rsidRPr="004077EA">
        <w:t>maintain a formation position which allows him to perform his other responsibilities and not spend all his</w:t>
      </w:r>
      <w:r w:rsidR="004077EA">
        <w:t xml:space="preserve"> </w:t>
      </w:r>
      <w:r w:rsidRPr="004077EA">
        <w:t>time flying formation.</w:t>
      </w:r>
      <w:r w:rsidR="004077EA">
        <w:t xml:space="preserve"> </w:t>
      </w:r>
      <w:r w:rsidRPr="004077EA">
        <w:t>Each pilot must be in a position to detect an adversary converting on the wingman's stern prior to that</w:t>
      </w:r>
      <w:r w:rsidR="004077EA">
        <w:t xml:space="preserve"> </w:t>
      </w:r>
      <w:r w:rsidRPr="004077EA">
        <w:t>adversary reaching firing parameters. Against an all-aspect, all-weather adversary this may not be</w:t>
      </w:r>
      <w:r w:rsidR="004077EA">
        <w:t xml:space="preserve"> </w:t>
      </w:r>
      <w:r w:rsidRPr="004077EA">
        <w:t>possible. F-16 rearward visibility field-of-view (FOV) is not a limiting factor, as it is in most other</w:t>
      </w:r>
      <w:r w:rsidR="004077EA">
        <w:t xml:space="preserve"> </w:t>
      </w:r>
      <w:r w:rsidRPr="004077EA">
        <w:t>aircraft.</w:t>
      </w:r>
    </w:p>
    <w:p w14:paraId="795D8A51" w14:textId="77777777" w:rsidR="007D4EEB" w:rsidRPr="004077EA" w:rsidRDefault="007D4EEB" w:rsidP="007D4EEB">
      <w:pPr>
        <w:autoSpaceDE w:val="0"/>
        <w:autoSpaceDN w:val="0"/>
        <w:adjustRightInd w:val="0"/>
        <w:contextualSpacing w:val="0"/>
        <w:jc w:val="left"/>
      </w:pPr>
      <w:r w:rsidRPr="004077EA">
        <w:t>This formation allows element members to be in position to quickly bring ordnance to bear when a</w:t>
      </w:r>
    </w:p>
    <w:p w14:paraId="795D8A52" w14:textId="77777777" w:rsidR="007D4EEB" w:rsidRPr="004077EA" w:rsidRDefault="007D4EEB" w:rsidP="007D4EEB">
      <w:pPr>
        <w:autoSpaceDE w:val="0"/>
        <w:autoSpaceDN w:val="0"/>
        <w:adjustRightInd w:val="0"/>
        <w:contextualSpacing w:val="0"/>
        <w:jc w:val="left"/>
      </w:pPr>
      <w:r w:rsidRPr="004077EA">
        <w:t>threat is detected. A vertical stack of 2000 to 6000 feet, when applicable, minimizes the chance of</w:t>
      </w:r>
    </w:p>
    <w:p w14:paraId="795D8A53" w14:textId="77777777" w:rsidR="007D4EEB" w:rsidRPr="004077EA" w:rsidRDefault="007D4EEB" w:rsidP="004077EA">
      <w:pPr>
        <w:autoSpaceDE w:val="0"/>
        <w:autoSpaceDN w:val="0"/>
        <w:adjustRightInd w:val="0"/>
        <w:contextualSpacing w:val="0"/>
        <w:jc w:val="left"/>
      </w:pPr>
      <w:r w:rsidRPr="004077EA">
        <w:t>simultaneous detection by a bandit.</w:t>
      </w:r>
    </w:p>
    <w:p w14:paraId="795D8A54" w14:textId="77777777" w:rsidR="004077EA" w:rsidRDefault="004077EA" w:rsidP="007D4EEB">
      <w:pPr>
        <w:rPr>
          <w:rFonts w:ascii="Times New Roman" w:hAnsi="Times New Roman" w:cs="Times New Roman"/>
          <w:sz w:val="20"/>
          <w:szCs w:val="20"/>
          <w:lang w:val="nb-NO"/>
        </w:rPr>
      </w:pPr>
    </w:p>
    <w:p w14:paraId="795D8A55" w14:textId="77777777" w:rsidR="007D4EEB" w:rsidRDefault="007D4EEB" w:rsidP="007D4EEB">
      <w:r>
        <w:rPr>
          <w:noProof/>
          <w:lang w:val="nb-NO" w:eastAsia="nb-NO"/>
        </w:rPr>
        <w:lastRenderedPageBreak/>
        <w:drawing>
          <wp:inline distT="0" distB="0" distL="0" distR="0" wp14:anchorId="795D8BD4" wp14:editId="795D8BD5">
            <wp:extent cx="3274670" cy="3408218"/>
            <wp:effectExtent l="19050" t="0" r="1930" b="0"/>
            <wp:docPr id="19"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276402" cy="3410021"/>
                    </a:xfrm>
                    <a:prstGeom prst="rect">
                      <a:avLst/>
                    </a:prstGeom>
                    <a:noFill/>
                    <a:ln w="9525">
                      <a:noFill/>
                      <a:miter lim="800000"/>
                      <a:headEnd/>
                      <a:tailEnd/>
                    </a:ln>
                  </pic:spPr>
                </pic:pic>
              </a:graphicData>
            </a:graphic>
          </wp:inline>
        </w:drawing>
      </w:r>
    </w:p>
    <w:p w14:paraId="795D8A56" w14:textId="77777777" w:rsidR="007D4EEB" w:rsidRDefault="007D4EEB" w:rsidP="007D4EEB"/>
    <w:p w14:paraId="795D8A57" w14:textId="77777777" w:rsidR="007D4EEB" w:rsidRDefault="007D4EEB" w:rsidP="007D4EEB"/>
    <w:p w14:paraId="795D8A58" w14:textId="77777777" w:rsidR="007D4EEB" w:rsidRPr="004077EA" w:rsidRDefault="007D4EEB" w:rsidP="004077EA">
      <w:pPr>
        <w:pStyle w:val="Heading4"/>
        <w:rPr>
          <w:b/>
        </w:rPr>
      </w:pPr>
      <w:r w:rsidRPr="004077EA">
        <w:rPr>
          <w:b/>
        </w:rPr>
        <w:t>WEDGE</w:t>
      </w:r>
    </w:p>
    <w:p w14:paraId="795D8A59" w14:textId="77777777" w:rsidR="007D4EEB" w:rsidRPr="004077EA" w:rsidRDefault="007D4EEB" w:rsidP="004077EA">
      <w:r w:rsidRPr="004077EA">
        <w:t>Wedge is defined as the wingman positioned from 30</w:t>
      </w:r>
      <w:r w:rsidR="004077EA">
        <w:rPr>
          <w:rFonts w:cstheme="minorHAnsi"/>
        </w:rPr>
        <w:t>°</w:t>
      </w:r>
      <w:r w:rsidRPr="004077EA">
        <w:t xml:space="preserve"> to 60</w:t>
      </w:r>
      <w:r w:rsidR="004077EA">
        <w:rPr>
          <w:rFonts w:cstheme="minorHAnsi"/>
        </w:rPr>
        <w:t>°</w:t>
      </w:r>
      <w:r w:rsidRPr="004077EA">
        <w:t xml:space="preserve"> aft of the lea</w:t>
      </w:r>
      <w:r w:rsidR="004077EA">
        <w:t xml:space="preserve">der's 3/9 line, 4000' to 6,000' </w:t>
      </w:r>
      <w:r w:rsidRPr="004077EA">
        <w:t>back (Figure 3.6). The advantages of wedge are that the leader is well prot</w:t>
      </w:r>
      <w:r w:rsidR="004077EA">
        <w:t xml:space="preserve">ected in the 6 o'clock area and </w:t>
      </w:r>
      <w:r w:rsidRPr="004077EA">
        <w:t xml:space="preserve">is free to </w:t>
      </w:r>
      <w:proofErr w:type="spellStart"/>
      <w:r w:rsidRPr="004077EA">
        <w:t>maneuver</w:t>
      </w:r>
      <w:proofErr w:type="spellEnd"/>
      <w:r w:rsidRPr="004077EA">
        <w:t xml:space="preserve"> aggressively. The wingman may switch sides as required du</w:t>
      </w:r>
      <w:r w:rsidR="004077EA">
        <w:t xml:space="preserve">ring turns. He may also </w:t>
      </w:r>
      <w:r w:rsidRPr="004077EA">
        <w:t>switch sides as required to avoid terrain, obstacles or weather but must ret</w:t>
      </w:r>
      <w:r w:rsidR="004077EA">
        <w:t xml:space="preserve">urn to the original side unless </w:t>
      </w:r>
      <w:r w:rsidRPr="004077EA">
        <w:t>cleared by the leader. The flight lead may extend the formation spacin</w:t>
      </w:r>
      <w:r w:rsidR="004077EA">
        <w:t xml:space="preserve">g to 12,000' to meet particular </w:t>
      </w:r>
      <w:r w:rsidRPr="004077EA">
        <w:t>situations or requirements.</w:t>
      </w:r>
    </w:p>
    <w:p w14:paraId="795D8A5A" w14:textId="77777777" w:rsidR="007D4EEB" w:rsidRDefault="007D4EEB" w:rsidP="007D4EEB">
      <w:r w:rsidRPr="004077EA">
        <w:t>The most significant disadvantage of the wedge is that it provides little t</w:t>
      </w:r>
      <w:r w:rsidR="004077EA">
        <w:t xml:space="preserve">o no six o'clock protection for </w:t>
      </w:r>
      <w:r w:rsidRPr="004077EA">
        <w:t>the wingman. Lead changes, if required, are difficult to execute.</w:t>
      </w:r>
    </w:p>
    <w:p w14:paraId="795D8A5B" w14:textId="77777777" w:rsidR="007D4EEB" w:rsidRDefault="007D4EEB" w:rsidP="007D4EEB">
      <w:r>
        <w:rPr>
          <w:noProof/>
          <w:lang w:val="nb-NO" w:eastAsia="nb-NO"/>
        </w:rPr>
        <w:drawing>
          <wp:inline distT="0" distB="0" distL="0" distR="0" wp14:anchorId="795D8BD6" wp14:editId="795D8BD7">
            <wp:extent cx="2975295" cy="2417618"/>
            <wp:effectExtent l="19050" t="0" r="0" b="0"/>
            <wp:docPr id="20"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2976633" cy="2418706"/>
                    </a:xfrm>
                    <a:prstGeom prst="rect">
                      <a:avLst/>
                    </a:prstGeom>
                    <a:noFill/>
                    <a:ln w="9525">
                      <a:noFill/>
                      <a:miter lim="800000"/>
                      <a:headEnd/>
                      <a:tailEnd/>
                    </a:ln>
                  </pic:spPr>
                </pic:pic>
              </a:graphicData>
            </a:graphic>
          </wp:inline>
        </w:drawing>
      </w:r>
    </w:p>
    <w:p w14:paraId="795D8A5C" w14:textId="77777777" w:rsidR="007D4EEB" w:rsidRDefault="007D4EEB" w:rsidP="007D4EEB"/>
    <w:p w14:paraId="795D8A5D" w14:textId="77777777" w:rsidR="007D4EEB" w:rsidRPr="004077EA" w:rsidRDefault="007D4EEB" w:rsidP="004077EA">
      <w:pPr>
        <w:pStyle w:val="Heading4"/>
        <w:rPr>
          <w:b/>
        </w:rPr>
      </w:pPr>
      <w:r w:rsidRPr="004077EA">
        <w:rPr>
          <w:b/>
        </w:rPr>
        <w:t>FIGHTING WING</w:t>
      </w:r>
    </w:p>
    <w:p w14:paraId="795D8A5E" w14:textId="77777777" w:rsidR="007D4EEB" w:rsidRPr="004077EA" w:rsidRDefault="007D4EEB" w:rsidP="004077EA">
      <w:r w:rsidRPr="004077EA">
        <w:t xml:space="preserve">This formation, flown as a two-ship, gives the wingman a </w:t>
      </w:r>
      <w:proofErr w:type="spellStart"/>
      <w:r w:rsidRPr="004077EA">
        <w:t>maneuvering</w:t>
      </w:r>
      <w:proofErr w:type="spellEnd"/>
      <w:r w:rsidRPr="004077EA">
        <w:t xml:space="preserve"> c</w:t>
      </w:r>
      <w:r w:rsidR="00D36588">
        <w:t>one from 30</w:t>
      </w:r>
      <w:r w:rsidR="00451685">
        <w:rPr>
          <w:rFonts w:cstheme="minorHAnsi"/>
        </w:rPr>
        <w:t>°</w:t>
      </w:r>
      <w:r w:rsidR="00D36588">
        <w:t xml:space="preserve"> to 70</w:t>
      </w:r>
      <w:r w:rsidR="00451685">
        <w:rPr>
          <w:rFonts w:cstheme="minorHAnsi"/>
        </w:rPr>
        <w:t>°</w:t>
      </w:r>
      <w:r w:rsidR="00D36588">
        <w:t xml:space="preserve"> aft of line </w:t>
      </w:r>
      <w:r w:rsidRPr="004077EA">
        <w:t>abreast and lateral spacing between 500' to 3000' (Figure 3.7). Num</w:t>
      </w:r>
      <w:r w:rsidR="00D36588">
        <w:t xml:space="preserve">ber two </w:t>
      </w:r>
      <w:proofErr w:type="spellStart"/>
      <w:r w:rsidR="00D36588">
        <w:t>maneuvers</w:t>
      </w:r>
      <w:proofErr w:type="spellEnd"/>
      <w:r w:rsidR="00D36588">
        <w:t xml:space="preserve"> off lead with </w:t>
      </w:r>
      <w:proofErr w:type="spellStart"/>
      <w:r w:rsidRPr="004077EA">
        <w:t>cutoff</w:t>
      </w:r>
      <w:proofErr w:type="spellEnd"/>
      <w:r w:rsidRPr="004077EA">
        <w:t xml:space="preserve"> as necessary to maintain position. This formation is emplo</w:t>
      </w:r>
      <w:r w:rsidR="00D36588">
        <w:t xml:space="preserve">yed in situations where maximum </w:t>
      </w:r>
      <w:proofErr w:type="spellStart"/>
      <w:r w:rsidRPr="004077EA">
        <w:t>maneuvering</w:t>
      </w:r>
      <w:proofErr w:type="spellEnd"/>
      <w:r w:rsidRPr="004077EA">
        <w:t xml:space="preserve"> potential is desired. Arenas for use include holdi</w:t>
      </w:r>
      <w:r w:rsidR="00D36588">
        <w:t xml:space="preserve">ng in a tactical environment </w:t>
      </w:r>
      <w:r w:rsidR="00D36588">
        <w:lastRenderedPageBreak/>
        <w:t xml:space="preserve">or </w:t>
      </w:r>
      <w:proofErr w:type="spellStart"/>
      <w:r w:rsidRPr="004077EA">
        <w:t>maneuvering</w:t>
      </w:r>
      <w:proofErr w:type="spellEnd"/>
      <w:r w:rsidRPr="004077EA">
        <w:t xml:space="preserve"> around obstacles or clouds. This formation is employed by elements when flying fluid four.</w:t>
      </w:r>
    </w:p>
    <w:p w14:paraId="795D8A5F" w14:textId="77777777" w:rsidR="007D4EEB" w:rsidRPr="004077EA" w:rsidRDefault="007D4EEB" w:rsidP="004077EA">
      <w:r w:rsidRPr="004077EA">
        <w:t>Advantages:</w:t>
      </w:r>
    </w:p>
    <w:p w14:paraId="795D8A60" w14:textId="77777777" w:rsidR="007D4EEB" w:rsidRPr="004077EA" w:rsidRDefault="007D4EEB" w:rsidP="00694D97">
      <w:pPr>
        <w:pStyle w:val="ListParagraph"/>
        <w:numPr>
          <w:ilvl w:val="0"/>
          <w:numId w:val="41"/>
        </w:numPr>
      </w:pPr>
      <w:r w:rsidRPr="004077EA">
        <w:t xml:space="preserve">The formation allows the element to maintain flight integrity under marginal weather conditions or </w:t>
      </w:r>
      <w:proofErr w:type="spellStart"/>
      <w:r w:rsidRPr="004077EA">
        <w:t>inrough</w:t>
      </w:r>
      <w:proofErr w:type="spellEnd"/>
      <w:r w:rsidRPr="004077EA">
        <w:t xml:space="preserve"> terrain.</w:t>
      </w:r>
    </w:p>
    <w:p w14:paraId="795D8A61" w14:textId="77777777" w:rsidR="007D4EEB" w:rsidRPr="004077EA" w:rsidRDefault="007D4EEB" w:rsidP="00694D97">
      <w:pPr>
        <w:pStyle w:val="ListParagraph"/>
        <w:numPr>
          <w:ilvl w:val="0"/>
          <w:numId w:val="41"/>
        </w:numPr>
      </w:pPr>
      <w:r w:rsidRPr="004077EA">
        <w:t>Allows for cockpit heads down time for administrative functions when in a low-threat arena where</w:t>
      </w:r>
      <w:r w:rsidR="00D36588">
        <w:t xml:space="preserve"> </w:t>
      </w:r>
      <w:r w:rsidRPr="004077EA">
        <w:t xml:space="preserve">hard </w:t>
      </w:r>
      <w:proofErr w:type="spellStart"/>
      <w:r w:rsidRPr="004077EA">
        <w:t>maneuvering</w:t>
      </w:r>
      <w:proofErr w:type="spellEnd"/>
      <w:r w:rsidRPr="004077EA">
        <w:t xml:space="preserve"> is not required.</w:t>
      </w:r>
    </w:p>
    <w:p w14:paraId="795D8A62" w14:textId="77777777" w:rsidR="007D4EEB" w:rsidRPr="004077EA" w:rsidRDefault="007D4EEB" w:rsidP="004077EA">
      <w:r w:rsidRPr="004077EA">
        <w:t>Disadvantages:</w:t>
      </w:r>
    </w:p>
    <w:p w14:paraId="795D8A63" w14:textId="77777777" w:rsidR="007D4EEB" w:rsidRPr="004077EA" w:rsidRDefault="007D4EEB" w:rsidP="00694D97">
      <w:pPr>
        <w:pStyle w:val="ListParagraph"/>
        <w:numPr>
          <w:ilvl w:val="0"/>
          <w:numId w:val="41"/>
        </w:numPr>
      </w:pPr>
      <w:r w:rsidRPr="004077EA">
        <w:t xml:space="preserve">Poor to </w:t>
      </w:r>
      <w:proofErr w:type="spellStart"/>
      <w:r w:rsidRPr="004077EA">
        <w:t>nonexistent</w:t>
      </w:r>
      <w:proofErr w:type="spellEnd"/>
      <w:r w:rsidRPr="004077EA">
        <w:t xml:space="preserve"> six o'clock coverage.</w:t>
      </w:r>
    </w:p>
    <w:p w14:paraId="795D8A64" w14:textId="77777777" w:rsidR="007D4EEB" w:rsidRPr="004077EA" w:rsidRDefault="007D4EEB" w:rsidP="00694D97">
      <w:pPr>
        <w:pStyle w:val="ListParagraph"/>
        <w:numPr>
          <w:ilvl w:val="0"/>
          <w:numId w:val="41"/>
        </w:numPr>
      </w:pPr>
      <w:r w:rsidRPr="004077EA">
        <w:t>Easy detection of formation by single threat.</w:t>
      </w:r>
    </w:p>
    <w:p w14:paraId="795D8A65" w14:textId="77777777" w:rsidR="007D4EEB" w:rsidRDefault="007D4EEB" w:rsidP="007D4EEB">
      <w:r>
        <w:rPr>
          <w:noProof/>
          <w:lang w:val="nb-NO" w:eastAsia="nb-NO"/>
        </w:rPr>
        <w:drawing>
          <wp:inline distT="0" distB="0" distL="0" distR="0" wp14:anchorId="795D8BD8" wp14:editId="795D8BD9">
            <wp:extent cx="5082013" cy="3131127"/>
            <wp:effectExtent l="19050" t="0" r="4337" b="0"/>
            <wp:docPr id="21"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079691" cy="3129697"/>
                    </a:xfrm>
                    <a:prstGeom prst="rect">
                      <a:avLst/>
                    </a:prstGeom>
                    <a:noFill/>
                    <a:ln w="9525">
                      <a:noFill/>
                      <a:miter lim="800000"/>
                      <a:headEnd/>
                      <a:tailEnd/>
                    </a:ln>
                  </pic:spPr>
                </pic:pic>
              </a:graphicData>
            </a:graphic>
          </wp:inline>
        </w:drawing>
      </w:r>
    </w:p>
    <w:p w14:paraId="795D8A66" w14:textId="77777777" w:rsidR="007D4EEB" w:rsidRDefault="007D4EEB" w:rsidP="007D4EEB"/>
    <w:p w14:paraId="795D8A67" w14:textId="77777777" w:rsidR="007D4EEB" w:rsidRPr="00451685" w:rsidRDefault="007D4EEB" w:rsidP="00451685">
      <w:pPr>
        <w:pStyle w:val="Heading4"/>
        <w:rPr>
          <w:b/>
        </w:rPr>
      </w:pPr>
      <w:r w:rsidRPr="00451685">
        <w:rPr>
          <w:b/>
        </w:rPr>
        <w:t>FOUR SHIP FORMATIONS</w:t>
      </w:r>
    </w:p>
    <w:p w14:paraId="795D8A68" w14:textId="77777777" w:rsidR="007D4EEB" w:rsidRPr="00451685" w:rsidRDefault="007D4EEB" w:rsidP="007D4EEB">
      <w:pPr>
        <w:autoSpaceDE w:val="0"/>
        <w:autoSpaceDN w:val="0"/>
        <w:adjustRightInd w:val="0"/>
        <w:contextualSpacing w:val="0"/>
        <w:jc w:val="left"/>
      </w:pPr>
      <w:r w:rsidRPr="00451685">
        <w:t>The four-ship is under control of one flight lead and is employed as a single entity until such time as it</w:t>
      </w:r>
      <w:r w:rsidR="00451685">
        <w:t xml:space="preserve"> </w:t>
      </w:r>
      <w:r w:rsidRPr="00451685">
        <w:t>is forced to separate into two elements. At no time should an element sacrifice element integrity</w:t>
      </w:r>
    </w:p>
    <w:p w14:paraId="795D8A69" w14:textId="77777777" w:rsidR="007D4EEB" w:rsidRPr="00451685" w:rsidRDefault="007D4EEB" w:rsidP="00451685">
      <w:pPr>
        <w:autoSpaceDE w:val="0"/>
        <w:autoSpaceDN w:val="0"/>
        <w:adjustRightInd w:val="0"/>
        <w:contextualSpacing w:val="0"/>
        <w:jc w:val="left"/>
      </w:pPr>
      <w:r w:rsidRPr="00451685">
        <w:t>attempting to maintain the four-ship formation. Each two-ship element should have its own radar and</w:t>
      </w:r>
      <w:r w:rsidR="00451685">
        <w:t xml:space="preserve"> </w:t>
      </w:r>
      <w:r w:rsidRPr="00451685">
        <w:t>visual plan so that no changes will be required if the four-ship is split into two-ships.</w:t>
      </w:r>
    </w:p>
    <w:p w14:paraId="795D8A6A" w14:textId="77777777" w:rsidR="007D4EEB" w:rsidRDefault="007D4EEB" w:rsidP="007D4EEB">
      <w:pPr>
        <w:rPr>
          <w:rFonts w:ascii="Times New Roman" w:hAnsi="Times New Roman" w:cs="Times New Roman"/>
          <w:sz w:val="20"/>
          <w:szCs w:val="20"/>
          <w:lang w:val="nb-NO"/>
        </w:rPr>
      </w:pPr>
    </w:p>
    <w:p w14:paraId="795D8A6B" w14:textId="77777777" w:rsidR="007D4EEB" w:rsidRPr="00451685" w:rsidRDefault="007D4EEB" w:rsidP="00451685">
      <w:pPr>
        <w:pStyle w:val="Heading4"/>
        <w:rPr>
          <w:b/>
          <w:lang w:val="nb-NO"/>
        </w:rPr>
      </w:pPr>
      <w:r w:rsidRPr="00451685">
        <w:rPr>
          <w:b/>
          <w:lang w:val="nb-NO"/>
        </w:rPr>
        <w:t>BOX/OFFSET BOX</w:t>
      </w:r>
    </w:p>
    <w:p w14:paraId="795D8A6C" w14:textId="77777777" w:rsidR="007D4EEB" w:rsidRPr="00451685" w:rsidRDefault="007D4EEB" w:rsidP="007D4EEB">
      <w:pPr>
        <w:autoSpaceDE w:val="0"/>
        <w:autoSpaceDN w:val="0"/>
        <w:adjustRightInd w:val="0"/>
        <w:contextualSpacing w:val="0"/>
        <w:jc w:val="left"/>
      </w:pPr>
      <w:r w:rsidRPr="00451685">
        <w:t xml:space="preserve">In the box formation, elements use the basic line abreast two-ship </w:t>
      </w:r>
      <w:proofErr w:type="spellStart"/>
      <w:r w:rsidRPr="00451685">
        <w:t>maneuvering</w:t>
      </w:r>
      <w:proofErr w:type="spellEnd"/>
      <w:r w:rsidRPr="00451685">
        <w:t xml:space="preserve"> and lookout principles.</w:t>
      </w:r>
      <w:r w:rsidR="00451685">
        <w:t xml:space="preserve"> </w:t>
      </w:r>
      <w:r w:rsidRPr="00451685">
        <w:t>The trailing element takes 1.5 to 3 NM separation, depending on terrain and weather. The objective of</w:t>
      </w:r>
      <w:r w:rsidR="00451685">
        <w:t xml:space="preserve"> </w:t>
      </w:r>
      <w:r w:rsidRPr="00451685">
        <w:t>the spacing is to give maximum separation to avoid easy visual detection of the whole formation, while</w:t>
      </w:r>
      <w:r w:rsidR="00451685">
        <w:t xml:space="preserve"> </w:t>
      </w:r>
      <w:r w:rsidRPr="00451685">
        <w:t>positioning the rear element in a good position to immediately engage an enemy converting on the lead</w:t>
      </w:r>
      <w:r w:rsidR="00451685">
        <w:t xml:space="preserve"> </w:t>
      </w:r>
      <w:r w:rsidRPr="00451685">
        <w:t>element. Because the F-16 is difficult to see from a direct trail position, a slight offset will facilitate</w:t>
      </w:r>
      <w:r w:rsidR="00451685">
        <w:t xml:space="preserve"> </w:t>
      </w:r>
      <w:r w:rsidRPr="00451685">
        <w:t>keeping sight of the lead element (Figure 3.8). Use of air-to-air (A-A) TACAN between the elements, and</w:t>
      </w:r>
      <w:r w:rsidR="00451685">
        <w:t xml:space="preserve"> </w:t>
      </w:r>
      <w:r w:rsidRPr="00451685">
        <w:t>the radar in the rear element, will help keep the proper spacing. However, proper emission control may</w:t>
      </w:r>
      <w:r w:rsidR="00451685">
        <w:t xml:space="preserve"> </w:t>
      </w:r>
      <w:r w:rsidRPr="00451685">
        <w:t>preclude their use in combat. The arrowhead variation makes number two's formation easier, freeing him</w:t>
      </w:r>
      <w:r w:rsidR="00451685">
        <w:t xml:space="preserve"> </w:t>
      </w:r>
      <w:r w:rsidRPr="00451685">
        <w:t>for more lookout (Figure 3.9). NOTE: In an ATC environment, the trailing element should fly 1 NM or</w:t>
      </w:r>
      <w:r w:rsidR="00451685">
        <w:t xml:space="preserve"> </w:t>
      </w:r>
      <w:r w:rsidRPr="00451685">
        <w:t xml:space="preserve">less if standard formation is required. Formation </w:t>
      </w:r>
      <w:proofErr w:type="spellStart"/>
      <w:r w:rsidRPr="00451685">
        <w:t>maneuvers</w:t>
      </w:r>
      <w:proofErr w:type="spellEnd"/>
      <w:r w:rsidRPr="00451685">
        <w:t xml:space="preserve"> are initiated by element leaders. Number</w:t>
      </w:r>
      <w:r w:rsidR="00451685">
        <w:t xml:space="preserve"> three </w:t>
      </w:r>
      <w:proofErr w:type="spellStart"/>
      <w:r w:rsidR="00451685">
        <w:t>maneuvers</w:t>
      </w:r>
      <w:proofErr w:type="spellEnd"/>
      <w:r w:rsidR="00451685">
        <w:t xml:space="preserve"> to achieve </w:t>
      </w:r>
      <w:r w:rsidRPr="00451685">
        <w:t>prebriefed spacing on the lead element (based on threat, mission, weather,</w:t>
      </w:r>
      <w:r w:rsidR="00451685">
        <w:t xml:space="preserve"> </w:t>
      </w:r>
      <w:r w:rsidRPr="00451685">
        <w:t>etc.).</w:t>
      </w:r>
    </w:p>
    <w:p w14:paraId="795D8A6D" w14:textId="77777777" w:rsidR="007D4EEB" w:rsidRPr="00451685" w:rsidRDefault="007D4EEB" w:rsidP="007D4EEB">
      <w:pPr>
        <w:autoSpaceDE w:val="0"/>
        <w:autoSpaceDN w:val="0"/>
        <w:adjustRightInd w:val="0"/>
        <w:contextualSpacing w:val="0"/>
        <w:jc w:val="left"/>
      </w:pPr>
      <w:r w:rsidRPr="00451685">
        <w:t>Advantages:</w:t>
      </w:r>
    </w:p>
    <w:p w14:paraId="795D8A6E"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The formation provides excellent mutual support and lookout.</w:t>
      </w:r>
    </w:p>
    <w:p w14:paraId="795D8A6F"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lastRenderedPageBreak/>
        <w:t>The rear element is positioned to engage an adversary making a stern conversion on the lead element.</w:t>
      </w:r>
    </w:p>
    <w:p w14:paraId="795D8A70"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It is difficult to visually acquire the entire flight.</w:t>
      </w:r>
    </w:p>
    <w:p w14:paraId="795D8A71" w14:textId="77777777" w:rsidR="007D4EEB" w:rsidRPr="00451685" w:rsidRDefault="007D4EEB" w:rsidP="00694D97">
      <w:pPr>
        <w:pStyle w:val="ListParagraph"/>
        <w:numPr>
          <w:ilvl w:val="0"/>
          <w:numId w:val="42"/>
        </w:numPr>
        <w:autoSpaceDE w:val="0"/>
        <w:autoSpaceDN w:val="0"/>
        <w:adjustRightInd w:val="0"/>
        <w:contextualSpacing w:val="0"/>
        <w:jc w:val="left"/>
      </w:pPr>
      <w:r w:rsidRPr="00451685">
        <w:t>Element spacing for an attack is built into the formation.</w:t>
      </w:r>
    </w:p>
    <w:p w14:paraId="795D8A72" w14:textId="77777777" w:rsidR="007D4EEB" w:rsidRPr="00451685" w:rsidRDefault="007D4EEB" w:rsidP="007D4EEB">
      <w:pPr>
        <w:autoSpaceDE w:val="0"/>
        <w:autoSpaceDN w:val="0"/>
        <w:adjustRightInd w:val="0"/>
        <w:contextualSpacing w:val="0"/>
        <w:jc w:val="left"/>
      </w:pPr>
      <w:r w:rsidRPr="00451685">
        <w:t>Disadvantages:</w:t>
      </w:r>
    </w:p>
    <w:p w14:paraId="795D8A73" w14:textId="77777777" w:rsidR="007D4EEB" w:rsidRPr="00451685" w:rsidRDefault="007D4EEB" w:rsidP="00694D97">
      <w:pPr>
        <w:pStyle w:val="ListParagraph"/>
        <w:numPr>
          <w:ilvl w:val="0"/>
          <w:numId w:val="43"/>
        </w:numPr>
        <w:autoSpaceDE w:val="0"/>
        <w:autoSpaceDN w:val="0"/>
        <w:adjustRightInd w:val="0"/>
        <w:contextualSpacing w:val="0"/>
        <w:jc w:val="left"/>
      </w:pPr>
      <w:r w:rsidRPr="00451685">
        <w:t>The formation is difficult to fly in poor visibility and rugged terrain.</w:t>
      </w:r>
    </w:p>
    <w:p w14:paraId="795D8A74" w14:textId="77777777" w:rsidR="007D4EEB" w:rsidRPr="00451685" w:rsidRDefault="007D4EEB" w:rsidP="00694D97">
      <w:pPr>
        <w:pStyle w:val="ListParagraph"/>
        <w:numPr>
          <w:ilvl w:val="0"/>
          <w:numId w:val="43"/>
        </w:numPr>
        <w:autoSpaceDE w:val="0"/>
        <w:autoSpaceDN w:val="0"/>
        <w:adjustRightInd w:val="0"/>
        <w:contextualSpacing w:val="0"/>
        <w:jc w:val="left"/>
      </w:pPr>
      <w:r w:rsidRPr="00451685">
        <w:t>Depending on position, the trailing element may be momentarily mistaken as a threat, especially if</w:t>
      </w:r>
      <w:r w:rsidR="00451685">
        <w:t xml:space="preserve"> </w:t>
      </w:r>
      <w:r w:rsidRPr="00451685">
        <w:t>staggered too much off to one side.</w:t>
      </w:r>
    </w:p>
    <w:p w14:paraId="795D8A75" w14:textId="77777777" w:rsidR="007D4EEB" w:rsidRDefault="007D4EEB" w:rsidP="007D4EEB">
      <w:r>
        <w:rPr>
          <w:noProof/>
          <w:lang w:val="nb-NO" w:eastAsia="nb-NO"/>
        </w:rPr>
        <w:drawing>
          <wp:inline distT="0" distB="0" distL="0" distR="0" wp14:anchorId="795D8BDA" wp14:editId="795D8BDB">
            <wp:extent cx="4176236" cy="2625437"/>
            <wp:effectExtent l="19050" t="0" r="0" b="0"/>
            <wp:docPr id="22"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4185474" cy="2631245"/>
                    </a:xfrm>
                    <a:prstGeom prst="rect">
                      <a:avLst/>
                    </a:prstGeom>
                    <a:noFill/>
                    <a:ln w="9525">
                      <a:noFill/>
                      <a:miter lim="800000"/>
                      <a:headEnd/>
                      <a:tailEnd/>
                    </a:ln>
                  </pic:spPr>
                </pic:pic>
              </a:graphicData>
            </a:graphic>
          </wp:inline>
        </w:drawing>
      </w:r>
    </w:p>
    <w:p w14:paraId="795D8A76" w14:textId="77777777" w:rsidR="007D4EEB" w:rsidRDefault="007D4EEB" w:rsidP="007D4EEB"/>
    <w:p w14:paraId="795D8A77" w14:textId="77777777" w:rsidR="007D4EEB" w:rsidRDefault="007D4EEB" w:rsidP="007D4EEB">
      <w:r>
        <w:rPr>
          <w:noProof/>
          <w:lang w:val="nb-NO" w:eastAsia="nb-NO"/>
        </w:rPr>
        <w:drawing>
          <wp:inline distT="0" distB="0" distL="0" distR="0" wp14:anchorId="795D8BDC" wp14:editId="795D8BDD">
            <wp:extent cx="4180040" cy="3311236"/>
            <wp:effectExtent l="19050" t="0" r="0" b="0"/>
            <wp:docPr id="23"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4182688" cy="3313333"/>
                    </a:xfrm>
                    <a:prstGeom prst="rect">
                      <a:avLst/>
                    </a:prstGeom>
                    <a:noFill/>
                    <a:ln w="9525">
                      <a:noFill/>
                      <a:miter lim="800000"/>
                      <a:headEnd/>
                      <a:tailEnd/>
                    </a:ln>
                  </pic:spPr>
                </pic:pic>
              </a:graphicData>
            </a:graphic>
          </wp:inline>
        </w:drawing>
      </w:r>
    </w:p>
    <w:p w14:paraId="795D8A78" w14:textId="77777777" w:rsidR="007D4EEB" w:rsidRDefault="007D4EEB" w:rsidP="007D4EEB"/>
    <w:p w14:paraId="795D8A79" w14:textId="77777777" w:rsidR="00B00566" w:rsidRDefault="00B00566" w:rsidP="00327A8D">
      <w:pPr>
        <w:pStyle w:val="Heading4"/>
        <w:rPr>
          <w:rFonts w:asciiTheme="minorHAnsi" w:eastAsiaTheme="minorHAnsi" w:hAnsiTheme="minorHAnsi" w:cs="Arial"/>
          <w:i w:val="0"/>
          <w:iCs w:val="0"/>
          <w:color w:val="auto"/>
        </w:rPr>
      </w:pPr>
    </w:p>
    <w:p w14:paraId="795D8A7A" w14:textId="77777777" w:rsidR="007D4EEB" w:rsidRPr="00327A8D" w:rsidRDefault="007D4EEB" w:rsidP="00327A8D">
      <w:pPr>
        <w:pStyle w:val="Heading4"/>
        <w:rPr>
          <w:b/>
        </w:rPr>
      </w:pPr>
      <w:r w:rsidRPr="00327A8D">
        <w:rPr>
          <w:b/>
        </w:rPr>
        <w:t>WEDGE</w:t>
      </w:r>
    </w:p>
    <w:p w14:paraId="795D8A7B" w14:textId="77777777" w:rsidR="007D4EEB" w:rsidRPr="00327A8D" w:rsidRDefault="007D4EEB" w:rsidP="00327A8D">
      <w:r w:rsidRPr="00327A8D">
        <w:t>Elements are in two-ship wedge with the trailing element lead 1.5 - 3 NM back, offset as required to</w:t>
      </w:r>
    </w:p>
    <w:p w14:paraId="795D8A7C" w14:textId="77777777" w:rsidR="007D4EEB" w:rsidRPr="00327A8D" w:rsidRDefault="007D4EEB" w:rsidP="00327A8D">
      <w:r w:rsidRPr="00327A8D">
        <w:t xml:space="preserve">maintain visual (Figure 3.10). Number two flies off of number one, </w:t>
      </w:r>
      <w:proofErr w:type="spellStart"/>
      <w:r w:rsidRPr="00327A8D">
        <w:t>maneu</w:t>
      </w:r>
      <w:r w:rsidR="00327A8D">
        <w:t>vering</w:t>
      </w:r>
      <w:proofErr w:type="spellEnd"/>
      <w:r w:rsidR="00327A8D">
        <w:t xml:space="preserve"> with </w:t>
      </w:r>
      <w:proofErr w:type="spellStart"/>
      <w:r w:rsidR="00327A8D">
        <w:t>cutoff</w:t>
      </w:r>
      <w:proofErr w:type="spellEnd"/>
      <w:r w:rsidR="00327A8D">
        <w:t xml:space="preserve"> as necessary </w:t>
      </w:r>
      <w:r w:rsidRPr="00327A8D">
        <w:t xml:space="preserve">to maintain position. Number three flies off of number one, </w:t>
      </w:r>
      <w:proofErr w:type="spellStart"/>
      <w:r w:rsidRPr="00327A8D">
        <w:t>maneuvering</w:t>
      </w:r>
      <w:proofErr w:type="spellEnd"/>
      <w:r w:rsidRPr="00327A8D">
        <w:t xml:space="preserve"> </w:t>
      </w:r>
      <w:r w:rsidR="00327A8D">
        <w:t xml:space="preserve">as required to maintain visual. </w:t>
      </w:r>
      <w:r w:rsidRPr="00327A8D">
        <w:t>Number four flies off of number three.</w:t>
      </w:r>
    </w:p>
    <w:p w14:paraId="795D8A7D" w14:textId="77777777" w:rsidR="007D4EEB" w:rsidRPr="00327A8D" w:rsidRDefault="007D4EEB" w:rsidP="00327A8D">
      <w:r w:rsidRPr="00327A8D">
        <w:t>Advantages:</w:t>
      </w:r>
    </w:p>
    <w:p w14:paraId="795D8A7E" w14:textId="77777777" w:rsidR="007D4EEB" w:rsidRPr="00327A8D" w:rsidRDefault="007D4EEB" w:rsidP="00694D97">
      <w:pPr>
        <w:pStyle w:val="ListParagraph"/>
        <w:numPr>
          <w:ilvl w:val="0"/>
          <w:numId w:val="44"/>
        </w:numPr>
      </w:pPr>
      <w:r w:rsidRPr="00327A8D">
        <w:lastRenderedPageBreak/>
        <w:t>Very offensive for air-to-air threats forward of the 3/9 line.</w:t>
      </w:r>
    </w:p>
    <w:p w14:paraId="795D8A7F" w14:textId="77777777" w:rsidR="007D4EEB" w:rsidRPr="00327A8D" w:rsidRDefault="007D4EEB" w:rsidP="00694D97">
      <w:pPr>
        <w:pStyle w:val="ListParagraph"/>
        <w:numPr>
          <w:ilvl w:val="0"/>
          <w:numId w:val="44"/>
        </w:numPr>
      </w:pPr>
      <w:r w:rsidRPr="00327A8D">
        <w:t xml:space="preserve">Inexperienced wingmen may find it easier to maintain a visual on lead and stay </w:t>
      </w:r>
      <w:proofErr w:type="gramStart"/>
      <w:r w:rsidRPr="00327A8D">
        <w:t>in formation</w:t>
      </w:r>
      <w:proofErr w:type="gramEnd"/>
      <w:r w:rsidRPr="00327A8D">
        <w:t>.</w:t>
      </w:r>
    </w:p>
    <w:p w14:paraId="795D8A80" w14:textId="77777777" w:rsidR="007D4EEB" w:rsidRPr="00327A8D" w:rsidRDefault="007D4EEB" w:rsidP="00694D97">
      <w:pPr>
        <w:pStyle w:val="ListParagraph"/>
        <w:numPr>
          <w:ilvl w:val="0"/>
          <w:numId w:val="44"/>
        </w:numPr>
      </w:pPr>
      <w:r w:rsidRPr="00327A8D">
        <w:t>The formation permits four aircraft to maintain flight integrity under marginal weather or extremely</w:t>
      </w:r>
      <w:r w:rsidR="00327A8D">
        <w:t xml:space="preserve"> </w:t>
      </w:r>
      <w:r w:rsidRPr="00327A8D">
        <w:t>rugged terrain conditions.</w:t>
      </w:r>
    </w:p>
    <w:p w14:paraId="795D8A81" w14:textId="77777777" w:rsidR="007D4EEB" w:rsidRPr="00327A8D" w:rsidRDefault="007D4EEB" w:rsidP="00327A8D">
      <w:r w:rsidRPr="00327A8D">
        <w:t>Disadvantages:</w:t>
      </w:r>
    </w:p>
    <w:p w14:paraId="795D8A82" w14:textId="77777777" w:rsidR="007D4EEB" w:rsidRPr="00327A8D" w:rsidRDefault="007D4EEB" w:rsidP="00694D97">
      <w:pPr>
        <w:pStyle w:val="ListParagraph"/>
        <w:numPr>
          <w:ilvl w:val="0"/>
          <w:numId w:val="45"/>
        </w:numPr>
      </w:pPr>
      <w:r w:rsidRPr="00327A8D">
        <w:t>Six o'clock lookout may be poor.</w:t>
      </w:r>
    </w:p>
    <w:p w14:paraId="795D8A83" w14:textId="77777777" w:rsidR="007D4EEB" w:rsidRPr="00327A8D" w:rsidRDefault="007D4EEB" w:rsidP="00694D97">
      <w:pPr>
        <w:pStyle w:val="ListParagraph"/>
        <w:numPr>
          <w:ilvl w:val="0"/>
          <w:numId w:val="45"/>
        </w:numPr>
      </w:pPr>
      <w:r w:rsidRPr="00327A8D">
        <w:t>Formation easily detected by single threat.</w:t>
      </w:r>
    </w:p>
    <w:p w14:paraId="795D8A84" w14:textId="77777777" w:rsidR="007D4EEB" w:rsidRPr="00327A8D" w:rsidRDefault="007D4EEB" w:rsidP="00694D97">
      <w:pPr>
        <w:pStyle w:val="ListParagraph"/>
        <w:numPr>
          <w:ilvl w:val="0"/>
          <w:numId w:val="45"/>
        </w:numPr>
      </w:pPr>
      <w:r w:rsidRPr="00327A8D">
        <w:t xml:space="preserve">The defensive </w:t>
      </w:r>
      <w:proofErr w:type="spellStart"/>
      <w:r w:rsidRPr="00327A8D">
        <w:t>maneuvering</w:t>
      </w:r>
      <w:proofErr w:type="spellEnd"/>
      <w:r w:rsidRPr="00327A8D">
        <w:t xml:space="preserve"> flexibility of the flight is very limited.</w:t>
      </w:r>
    </w:p>
    <w:p w14:paraId="795D8A85" w14:textId="77777777" w:rsidR="007D4EEB" w:rsidRPr="00327A8D" w:rsidRDefault="007D4EEB" w:rsidP="00694D97">
      <w:pPr>
        <w:pStyle w:val="ListParagraph"/>
        <w:numPr>
          <w:ilvl w:val="0"/>
          <w:numId w:val="45"/>
        </w:numPr>
      </w:pPr>
      <w:r w:rsidRPr="00327A8D">
        <w:t>Number two must be disciplined and fly no further than 6,000 feet from lead to avoid conflict with</w:t>
      </w:r>
      <w:r w:rsidR="00327A8D">
        <w:t xml:space="preserve"> </w:t>
      </w:r>
      <w:r w:rsidRPr="00327A8D">
        <w:t>trailing element.</w:t>
      </w:r>
    </w:p>
    <w:p w14:paraId="795D8A86" w14:textId="77777777" w:rsidR="007D4EEB" w:rsidRDefault="007D4EEB" w:rsidP="007D4EEB">
      <w:pPr>
        <w:rPr>
          <w:rFonts w:ascii="Times New Roman" w:hAnsi="Times New Roman" w:cs="Times New Roman"/>
          <w:sz w:val="20"/>
          <w:szCs w:val="20"/>
          <w:lang w:val="nb-NO"/>
        </w:rPr>
      </w:pPr>
    </w:p>
    <w:p w14:paraId="795D8A87" w14:textId="77777777" w:rsidR="007D4EEB" w:rsidRDefault="007D4EEB" w:rsidP="007D4EEB">
      <w:r>
        <w:rPr>
          <w:noProof/>
          <w:lang w:val="nb-NO" w:eastAsia="nb-NO"/>
        </w:rPr>
        <w:drawing>
          <wp:inline distT="0" distB="0" distL="0" distR="0" wp14:anchorId="795D8BDE" wp14:editId="795D8BDF">
            <wp:extent cx="5303740" cy="4634346"/>
            <wp:effectExtent l="19050" t="0" r="0"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5303431" cy="4634076"/>
                    </a:xfrm>
                    <a:prstGeom prst="rect">
                      <a:avLst/>
                    </a:prstGeom>
                    <a:noFill/>
                    <a:ln w="9525">
                      <a:noFill/>
                      <a:miter lim="800000"/>
                      <a:headEnd/>
                      <a:tailEnd/>
                    </a:ln>
                  </pic:spPr>
                </pic:pic>
              </a:graphicData>
            </a:graphic>
          </wp:inline>
        </w:drawing>
      </w:r>
    </w:p>
    <w:p w14:paraId="795D8A88" w14:textId="77777777" w:rsidR="007D4EEB" w:rsidRDefault="007D4EEB" w:rsidP="007D4EEB"/>
    <w:p w14:paraId="795D8A89" w14:textId="77777777" w:rsidR="00327A8D" w:rsidRDefault="00327A8D" w:rsidP="00327A8D">
      <w:pPr>
        <w:pStyle w:val="Heading4"/>
        <w:rPr>
          <w:b/>
        </w:rPr>
      </w:pPr>
    </w:p>
    <w:p w14:paraId="795D8A8A" w14:textId="77777777" w:rsidR="00327A8D" w:rsidRDefault="00327A8D" w:rsidP="00327A8D">
      <w:pPr>
        <w:pStyle w:val="Heading4"/>
        <w:rPr>
          <w:b/>
        </w:rPr>
      </w:pPr>
    </w:p>
    <w:p w14:paraId="795D8A8B" w14:textId="77777777" w:rsidR="00327A8D" w:rsidRDefault="00327A8D" w:rsidP="00327A8D">
      <w:pPr>
        <w:pStyle w:val="Heading4"/>
        <w:rPr>
          <w:b/>
        </w:rPr>
      </w:pPr>
    </w:p>
    <w:p w14:paraId="795D8A8C" w14:textId="77777777" w:rsidR="00327A8D" w:rsidRDefault="00327A8D" w:rsidP="00327A8D">
      <w:pPr>
        <w:pStyle w:val="Heading4"/>
        <w:rPr>
          <w:b/>
        </w:rPr>
      </w:pPr>
    </w:p>
    <w:p w14:paraId="795D8A8D" w14:textId="77777777" w:rsidR="00327A8D" w:rsidRPr="00327A8D" w:rsidRDefault="00327A8D" w:rsidP="00327A8D"/>
    <w:p w14:paraId="795D8A8E" w14:textId="77777777" w:rsidR="007D4EEB" w:rsidRPr="00327A8D" w:rsidRDefault="007D4EEB" w:rsidP="00327A8D">
      <w:pPr>
        <w:pStyle w:val="Heading4"/>
        <w:rPr>
          <w:b/>
        </w:rPr>
      </w:pPr>
      <w:r w:rsidRPr="00327A8D">
        <w:rPr>
          <w:b/>
        </w:rPr>
        <w:t>FLUID FOUR</w:t>
      </w:r>
    </w:p>
    <w:p w14:paraId="795D8A8F" w14:textId="77777777" w:rsidR="007D4EEB" w:rsidRPr="00327A8D" w:rsidRDefault="007D4EEB" w:rsidP="00327A8D">
      <w:r w:rsidRPr="00327A8D">
        <w:t>Element leads maintain line abreast formation, while wingmen assume fighting wing (Figure 3.11).</w:t>
      </w:r>
    </w:p>
    <w:p w14:paraId="795D8A90" w14:textId="77777777" w:rsidR="007D4EEB" w:rsidRPr="00327A8D" w:rsidRDefault="007D4EEB" w:rsidP="00327A8D">
      <w:r w:rsidRPr="00327A8D">
        <w:t xml:space="preserve">Number three </w:t>
      </w:r>
      <w:proofErr w:type="spellStart"/>
      <w:r w:rsidRPr="00327A8D">
        <w:t>maneuvers</w:t>
      </w:r>
      <w:proofErr w:type="spellEnd"/>
      <w:r w:rsidRPr="00327A8D">
        <w:t xml:space="preserve"> off number one as if in line abreast. Number two a</w:t>
      </w:r>
      <w:r w:rsidR="00327A8D">
        <w:t xml:space="preserve">nd number four </w:t>
      </w:r>
      <w:proofErr w:type="spellStart"/>
      <w:r w:rsidR="00327A8D">
        <w:t>maneuver</w:t>
      </w:r>
      <w:proofErr w:type="spellEnd"/>
      <w:r w:rsidR="00327A8D">
        <w:t xml:space="preserve"> off </w:t>
      </w:r>
      <w:r w:rsidRPr="00327A8D">
        <w:t>their element leaders to maintain the outside of the formation. El</w:t>
      </w:r>
      <w:r w:rsidR="00327A8D">
        <w:t xml:space="preserve">ement leads are responsible for </w:t>
      </w:r>
      <w:r w:rsidRPr="00327A8D">
        <w:t>deconfliction of elements when crossing the opposing element's six o'clock.</w:t>
      </w:r>
    </w:p>
    <w:p w14:paraId="795D8A91" w14:textId="77777777" w:rsidR="007D4EEB" w:rsidRPr="00327A8D" w:rsidRDefault="007D4EEB" w:rsidP="00327A8D">
      <w:r w:rsidRPr="00327A8D">
        <w:t>Advantages:</w:t>
      </w:r>
    </w:p>
    <w:p w14:paraId="795D8A92" w14:textId="77777777" w:rsidR="007D4EEB" w:rsidRPr="00327A8D" w:rsidRDefault="007D4EEB" w:rsidP="00694D97">
      <w:pPr>
        <w:pStyle w:val="ListParagraph"/>
        <w:numPr>
          <w:ilvl w:val="0"/>
          <w:numId w:val="46"/>
        </w:numPr>
      </w:pPr>
      <w:r w:rsidRPr="00327A8D">
        <w:t xml:space="preserve">Inexperienced wingmen are kept close for ease of </w:t>
      </w:r>
      <w:proofErr w:type="spellStart"/>
      <w:r w:rsidRPr="00327A8D">
        <w:t>maneuvering</w:t>
      </w:r>
      <w:proofErr w:type="spellEnd"/>
      <w:r w:rsidRPr="00327A8D">
        <w:t>.</w:t>
      </w:r>
    </w:p>
    <w:p w14:paraId="795D8A93" w14:textId="77777777" w:rsidR="007D4EEB" w:rsidRPr="00327A8D" w:rsidRDefault="007D4EEB" w:rsidP="00694D97">
      <w:pPr>
        <w:pStyle w:val="ListParagraph"/>
        <w:numPr>
          <w:ilvl w:val="0"/>
          <w:numId w:val="46"/>
        </w:numPr>
      </w:pPr>
      <w:r w:rsidRPr="00327A8D">
        <w:lastRenderedPageBreak/>
        <w:t xml:space="preserve">Four-ship </w:t>
      </w:r>
      <w:proofErr w:type="spellStart"/>
      <w:r w:rsidRPr="00327A8D">
        <w:t>maneuverability</w:t>
      </w:r>
      <w:proofErr w:type="spellEnd"/>
      <w:r w:rsidRPr="00327A8D">
        <w:t xml:space="preserve"> is good.</w:t>
      </w:r>
    </w:p>
    <w:p w14:paraId="795D8A94" w14:textId="77777777" w:rsidR="007D4EEB" w:rsidRPr="00327A8D" w:rsidRDefault="007D4EEB" w:rsidP="00694D97">
      <w:pPr>
        <w:pStyle w:val="ListParagraph"/>
        <w:numPr>
          <w:ilvl w:val="0"/>
          <w:numId w:val="46"/>
        </w:numPr>
      </w:pPr>
      <w:r w:rsidRPr="00327A8D">
        <w:t>Formation provides concentration of force.</w:t>
      </w:r>
    </w:p>
    <w:p w14:paraId="795D8A95" w14:textId="77777777" w:rsidR="007D4EEB" w:rsidRPr="00327A8D" w:rsidRDefault="007D4EEB" w:rsidP="00694D97">
      <w:pPr>
        <w:pStyle w:val="ListParagraph"/>
        <w:numPr>
          <w:ilvl w:val="0"/>
          <w:numId w:val="46"/>
        </w:numPr>
      </w:pPr>
      <w:r w:rsidRPr="00327A8D">
        <w:t>Easily converts to three-ship when one aircraft falls out.</w:t>
      </w:r>
    </w:p>
    <w:p w14:paraId="795D8A96" w14:textId="77777777" w:rsidR="007D4EEB" w:rsidRPr="00327A8D" w:rsidRDefault="007D4EEB" w:rsidP="00327A8D">
      <w:r w:rsidRPr="00327A8D">
        <w:t>Disadvantages:</w:t>
      </w:r>
    </w:p>
    <w:p w14:paraId="795D8A97" w14:textId="77777777" w:rsidR="007D4EEB" w:rsidRPr="00327A8D" w:rsidRDefault="007D4EEB" w:rsidP="00694D97">
      <w:pPr>
        <w:pStyle w:val="ListParagraph"/>
        <w:numPr>
          <w:ilvl w:val="0"/>
          <w:numId w:val="47"/>
        </w:numPr>
      </w:pPr>
      <w:r w:rsidRPr="00327A8D">
        <w:t>Adversary can acquire all four aircraft.</w:t>
      </w:r>
    </w:p>
    <w:p w14:paraId="795D8A98" w14:textId="77777777" w:rsidR="007D4EEB" w:rsidRPr="00327A8D" w:rsidRDefault="007D4EEB" w:rsidP="00694D97">
      <w:pPr>
        <w:pStyle w:val="ListParagraph"/>
        <w:numPr>
          <w:ilvl w:val="0"/>
          <w:numId w:val="47"/>
        </w:numPr>
      </w:pPr>
      <w:r w:rsidRPr="00327A8D">
        <w:t xml:space="preserve">Defensive </w:t>
      </w:r>
      <w:proofErr w:type="spellStart"/>
      <w:r w:rsidRPr="00327A8D">
        <w:t>maneuvering</w:t>
      </w:r>
      <w:proofErr w:type="spellEnd"/>
      <w:r w:rsidRPr="00327A8D">
        <w:t xml:space="preserve"> rapidly becomes confusing due to the proximity of aircraft.</w:t>
      </w:r>
    </w:p>
    <w:p w14:paraId="795D8A99" w14:textId="77777777" w:rsidR="00327A8D" w:rsidRPr="00327A8D" w:rsidRDefault="007D4EEB" w:rsidP="00694D97">
      <w:pPr>
        <w:pStyle w:val="ListParagraph"/>
        <w:numPr>
          <w:ilvl w:val="0"/>
          <w:numId w:val="47"/>
        </w:numPr>
      </w:pPr>
      <w:r w:rsidRPr="00327A8D">
        <w:t xml:space="preserve">Cumbersome to </w:t>
      </w:r>
      <w:proofErr w:type="spellStart"/>
      <w:r w:rsidRPr="00327A8D">
        <w:t>maneuver</w:t>
      </w:r>
      <w:proofErr w:type="spellEnd"/>
      <w:r w:rsidRPr="00327A8D">
        <w:t xml:space="preserve"> at low altitude in rough terrain.</w:t>
      </w:r>
    </w:p>
    <w:p w14:paraId="795D8A9A" w14:textId="77777777" w:rsidR="007D4EEB" w:rsidRDefault="007D4EEB" w:rsidP="007D4EEB">
      <w:pPr>
        <w:rPr>
          <w:rFonts w:ascii="Times New Roman" w:hAnsi="Times New Roman" w:cs="Times New Roman"/>
          <w:sz w:val="20"/>
          <w:szCs w:val="20"/>
          <w:lang w:val="nb-NO"/>
        </w:rPr>
      </w:pPr>
    </w:p>
    <w:p w14:paraId="795D8A9B" w14:textId="77777777" w:rsidR="007D4EEB" w:rsidRDefault="007D4EEB" w:rsidP="007D4EEB">
      <w:r>
        <w:rPr>
          <w:noProof/>
          <w:lang w:val="nb-NO" w:eastAsia="nb-NO"/>
        </w:rPr>
        <w:drawing>
          <wp:inline distT="0" distB="0" distL="0" distR="0" wp14:anchorId="795D8BE0" wp14:editId="795D8BE1">
            <wp:extent cx="5731510" cy="3023964"/>
            <wp:effectExtent l="19050" t="0" r="2540" b="0"/>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srcRect/>
                    <a:stretch>
                      <a:fillRect/>
                    </a:stretch>
                  </pic:blipFill>
                  <pic:spPr bwMode="auto">
                    <a:xfrm>
                      <a:off x="0" y="0"/>
                      <a:ext cx="5731510" cy="3023964"/>
                    </a:xfrm>
                    <a:prstGeom prst="rect">
                      <a:avLst/>
                    </a:prstGeom>
                    <a:noFill/>
                    <a:ln w="9525">
                      <a:noFill/>
                      <a:miter lim="800000"/>
                      <a:headEnd/>
                      <a:tailEnd/>
                    </a:ln>
                  </pic:spPr>
                </pic:pic>
              </a:graphicData>
            </a:graphic>
          </wp:inline>
        </w:drawing>
      </w:r>
    </w:p>
    <w:p w14:paraId="795D8A9C" w14:textId="77777777" w:rsidR="007D4EEB" w:rsidRDefault="007D4EEB" w:rsidP="007D4EEB"/>
    <w:p w14:paraId="795D8A9D" w14:textId="77777777" w:rsidR="007D4EEB" w:rsidRDefault="007D4EEB" w:rsidP="007D4EEB">
      <w:r>
        <w:t>SPREAD FOUR</w:t>
      </w:r>
    </w:p>
    <w:p w14:paraId="795D8A9E" w14:textId="77777777" w:rsidR="007D4EEB" w:rsidRPr="00327A8D" w:rsidRDefault="007D4EEB" w:rsidP="007D4EEB">
      <w:pPr>
        <w:autoSpaceDE w:val="0"/>
        <w:autoSpaceDN w:val="0"/>
        <w:adjustRightInd w:val="0"/>
        <w:contextualSpacing w:val="0"/>
        <w:jc w:val="left"/>
      </w:pPr>
      <w:r w:rsidRPr="00327A8D">
        <w:t>Element leads maintain the same spacing as for fluid four, but wingmen position themselves 0º to 30</w:t>
      </w:r>
      <w:r w:rsidR="00327A8D">
        <w:rPr>
          <w:rFonts w:cstheme="minorHAnsi"/>
        </w:rPr>
        <w:t>°</w:t>
      </w:r>
      <w:r w:rsidR="00327A8D">
        <w:t xml:space="preserve"> </w:t>
      </w:r>
      <w:r w:rsidRPr="00327A8D">
        <w:t>back from their element leads and 6000' to 9000' spread (Figure 3.12). Increased lateral spacing for</w:t>
      </w:r>
      <w:r w:rsidR="00327A8D">
        <w:t xml:space="preserve"> </w:t>
      </w:r>
      <w:r w:rsidRPr="00327A8D">
        <w:t xml:space="preserve">wingmen facilitates </w:t>
      </w:r>
      <w:proofErr w:type="spellStart"/>
      <w:r w:rsidRPr="00327A8D">
        <w:t>maneuvering</w:t>
      </w:r>
      <w:proofErr w:type="spellEnd"/>
      <w:r w:rsidRPr="00327A8D">
        <w:t xml:space="preserve">. Each element uses fluid </w:t>
      </w:r>
      <w:proofErr w:type="spellStart"/>
      <w:r w:rsidRPr="00327A8D">
        <w:t>maneuvering</w:t>
      </w:r>
      <w:proofErr w:type="spellEnd"/>
      <w:r w:rsidRPr="00327A8D">
        <w:t>. Number three flies off number</w:t>
      </w:r>
      <w:r w:rsidR="00327A8D">
        <w:t xml:space="preserve"> </w:t>
      </w:r>
      <w:r w:rsidRPr="00327A8D">
        <w:t>one. The elements are not always required to be line abreast. On some occasions they may be briefly in</w:t>
      </w:r>
      <w:r w:rsidR="00327A8D">
        <w:t xml:space="preserve"> </w:t>
      </w:r>
      <w:r w:rsidRPr="00327A8D">
        <w:t>trail.</w:t>
      </w:r>
    </w:p>
    <w:p w14:paraId="795D8A9F" w14:textId="77777777" w:rsidR="007D4EEB" w:rsidRPr="00327A8D" w:rsidRDefault="007D4EEB" w:rsidP="007D4EEB">
      <w:pPr>
        <w:autoSpaceDE w:val="0"/>
        <w:autoSpaceDN w:val="0"/>
        <w:adjustRightInd w:val="0"/>
        <w:contextualSpacing w:val="0"/>
        <w:jc w:val="left"/>
      </w:pPr>
      <w:r w:rsidRPr="00327A8D">
        <w:t>Advantages:</w:t>
      </w:r>
    </w:p>
    <w:p w14:paraId="795D8AA0" w14:textId="77777777" w:rsidR="007D4EEB" w:rsidRPr="00327A8D" w:rsidRDefault="007D4EEB" w:rsidP="00694D97">
      <w:pPr>
        <w:pStyle w:val="ListParagraph"/>
        <w:numPr>
          <w:ilvl w:val="0"/>
          <w:numId w:val="48"/>
        </w:numPr>
        <w:autoSpaceDE w:val="0"/>
        <w:autoSpaceDN w:val="0"/>
        <w:adjustRightInd w:val="0"/>
        <w:contextualSpacing w:val="0"/>
        <w:jc w:val="left"/>
      </w:pPr>
      <w:r w:rsidRPr="00327A8D">
        <w:t>Spread formation makes it difficult for an adversary to visually acquire the entire flight at once.</w:t>
      </w:r>
    </w:p>
    <w:p w14:paraId="795D8AA1" w14:textId="77777777" w:rsidR="007D4EEB" w:rsidRPr="00327A8D" w:rsidRDefault="007D4EEB" w:rsidP="00694D97">
      <w:pPr>
        <w:pStyle w:val="ListParagraph"/>
        <w:numPr>
          <w:ilvl w:val="0"/>
          <w:numId w:val="48"/>
        </w:numPr>
        <w:autoSpaceDE w:val="0"/>
        <w:autoSpaceDN w:val="0"/>
        <w:adjustRightInd w:val="0"/>
        <w:contextualSpacing w:val="0"/>
        <w:jc w:val="left"/>
      </w:pPr>
      <w:r w:rsidRPr="00327A8D">
        <w:t>Firepower is maximized for BVR weapons employment.</w:t>
      </w:r>
    </w:p>
    <w:p w14:paraId="795D8AA2" w14:textId="77777777" w:rsidR="007D4EEB" w:rsidRPr="00327A8D" w:rsidRDefault="007D4EEB" w:rsidP="007D4EEB">
      <w:pPr>
        <w:autoSpaceDE w:val="0"/>
        <w:autoSpaceDN w:val="0"/>
        <w:adjustRightInd w:val="0"/>
        <w:contextualSpacing w:val="0"/>
        <w:jc w:val="left"/>
      </w:pPr>
      <w:r w:rsidRPr="00327A8D">
        <w:t>Disadvantages:</w:t>
      </w:r>
    </w:p>
    <w:p w14:paraId="795D8AA3" w14:textId="77777777" w:rsidR="007D4EEB" w:rsidRPr="00327A8D" w:rsidRDefault="007D4EEB" w:rsidP="00694D97">
      <w:pPr>
        <w:pStyle w:val="ListParagraph"/>
        <w:numPr>
          <w:ilvl w:val="0"/>
          <w:numId w:val="49"/>
        </w:numPr>
        <w:autoSpaceDE w:val="0"/>
        <w:autoSpaceDN w:val="0"/>
        <w:adjustRightInd w:val="0"/>
        <w:contextualSpacing w:val="0"/>
        <w:jc w:val="left"/>
      </w:pPr>
      <w:proofErr w:type="spellStart"/>
      <w:r w:rsidRPr="00327A8D">
        <w:t>Maneuvering</w:t>
      </w:r>
      <w:proofErr w:type="spellEnd"/>
      <w:r w:rsidRPr="00327A8D">
        <w:t xml:space="preserve"> is difficult if the line abreast position is maintained.</w:t>
      </w:r>
    </w:p>
    <w:p w14:paraId="795D8AA4" w14:textId="77777777" w:rsidR="007D4EEB" w:rsidRPr="00327A8D" w:rsidRDefault="007D4EEB" w:rsidP="00694D97">
      <w:pPr>
        <w:pStyle w:val="ListParagraph"/>
        <w:numPr>
          <w:ilvl w:val="0"/>
          <w:numId w:val="49"/>
        </w:numPr>
      </w:pPr>
      <w:r w:rsidRPr="00327A8D">
        <w:t>Very difficult for wingmen to fly at low altitude.</w:t>
      </w:r>
    </w:p>
    <w:p w14:paraId="795D8AA5" w14:textId="77777777" w:rsidR="007D4EEB" w:rsidRDefault="007D4EEB" w:rsidP="007D4EEB">
      <w:pPr>
        <w:rPr>
          <w:rFonts w:ascii="Times New Roman" w:hAnsi="Times New Roman" w:cs="Times New Roman"/>
          <w:sz w:val="20"/>
          <w:szCs w:val="20"/>
          <w:lang w:val="nb-NO"/>
        </w:rPr>
      </w:pPr>
    </w:p>
    <w:p w14:paraId="795D8AA6" w14:textId="77777777" w:rsidR="007D4EEB" w:rsidRDefault="007D4EEB" w:rsidP="007D4EEB">
      <w:r>
        <w:rPr>
          <w:noProof/>
          <w:lang w:val="nb-NO" w:eastAsia="nb-NO"/>
        </w:rPr>
        <w:lastRenderedPageBreak/>
        <w:drawing>
          <wp:inline distT="0" distB="0" distL="0" distR="0" wp14:anchorId="795D8BE2" wp14:editId="795D8BE3">
            <wp:extent cx="5731510" cy="2354519"/>
            <wp:effectExtent l="19050" t="0" r="2540" b="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srcRect/>
                    <a:stretch>
                      <a:fillRect/>
                    </a:stretch>
                  </pic:blipFill>
                  <pic:spPr bwMode="auto">
                    <a:xfrm>
                      <a:off x="0" y="0"/>
                      <a:ext cx="5731510" cy="2354519"/>
                    </a:xfrm>
                    <a:prstGeom prst="rect">
                      <a:avLst/>
                    </a:prstGeom>
                    <a:noFill/>
                    <a:ln w="9525">
                      <a:noFill/>
                      <a:miter lim="800000"/>
                      <a:headEnd/>
                      <a:tailEnd/>
                    </a:ln>
                  </pic:spPr>
                </pic:pic>
              </a:graphicData>
            </a:graphic>
          </wp:inline>
        </w:drawing>
      </w:r>
    </w:p>
    <w:p w14:paraId="795D8AA7" w14:textId="77777777" w:rsidR="007D4EEB" w:rsidRDefault="007D4EEB" w:rsidP="007D4EEB"/>
    <w:p w14:paraId="795D8AA8" w14:textId="77777777" w:rsidR="009A6A5B" w:rsidRDefault="009A6A5B" w:rsidP="007D4EEB"/>
    <w:p w14:paraId="795D8AA9" w14:textId="77777777" w:rsidR="007D4EEB" w:rsidRPr="00327A8D" w:rsidRDefault="007D4EEB" w:rsidP="00327A8D">
      <w:pPr>
        <w:pStyle w:val="Heading4"/>
        <w:rPr>
          <w:b/>
        </w:rPr>
      </w:pPr>
      <w:r w:rsidRPr="00327A8D">
        <w:rPr>
          <w:b/>
        </w:rPr>
        <w:t>THREE SHIP FORMATIONS</w:t>
      </w:r>
    </w:p>
    <w:p w14:paraId="795D8AAA" w14:textId="77777777" w:rsidR="007D4EEB" w:rsidRPr="00327A8D" w:rsidRDefault="007D4EEB" w:rsidP="00327A8D">
      <w:r w:rsidRPr="00327A8D">
        <w:t>There may be occasions when a priority mission requires maximum avai</w:t>
      </w:r>
      <w:r w:rsidR="00327A8D">
        <w:t xml:space="preserve">lable aircraft and a three-ship </w:t>
      </w:r>
      <w:r w:rsidRPr="00327A8D">
        <w:t>is the only alternative. Mutual support requirements to ensure survivability and recover</w:t>
      </w:r>
      <w:r w:rsidR="00327A8D">
        <w:t xml:space="preserve">y are paramount; </w:t>
      </w:r>
      <w:r w:rsidRPr="00327A8D">
        <w:t>therefore, a three-ship contingency should be briefed on all four-ship mi</w:t>
      </w:r>
      <w:r w:rsidR="00327A8D">
        <w:t xml:space="preserve">ssions. On these occasions, the </w:t>
      </w:r>
      <w:r w:rsidRPr="00327A8D">
        <w:t>following three-ship formation discussion is applicable.</w:t>
      </w:r>
    </w:p>
    <w:p w14:paraId="795D8AAB" w14:textId="77777777" w:rsidR="007D4EEB" w:rsidRPr="00327A8D" w:rsidRDefault="007D4EEB" w:rsidP="00327A8D">
      <w:r w:rsidRPr="00327A8D">
        <w:t>Responsibilities:</w:t>
      </w:r>
    </w:p>
    <w:p w14:paraId="795D8AAC" w14:textId="77777777" w:rsidR="007D4EEB" w:rsidRPr="00327A8D" w:rsidRDefault="007D4EEB" w:rsidP="00694D97">
      <w:pPr>
        <w:pStyle w:val="ListParagraph"/>
        <w:numPr>
          <w:ilvl w:val="0"/>
          <w:numId w:val="50"/>
        </w:numPr>
      </w:pPr>
      <w:r w:rsidRPr="00327A8D">
        <w:t>Number One—navigation, then radar and visual lookout.</w:t>
      </w:r>
    </w:p>
    <w:p w14:paraId="795D8AAD" w14:textId="77777777" w:rsidR="007D4EEB" w:rsidRPr="00327A8D" w:rsidRDefault="007D4EEB" w:rsidP="00694D97">
      <w:pPr>
        <w:pStyle w:val="ListParagraph"/>
        <w:numPr>
          <w:ilvl w:val="0"/>
          <w:numId w:val="50"/>
        </w:numPr>
      </w:pPr>
      <w:r w:rsidRPr="00327A8D">
        <w:t>Number Two—visual and radar lookout, back-up navigation.</w:t>
      </w:r>
    </w:p>
    <w:p w14:paraId="795D8AAE" w14:textId="77777777" w:rsidR="007D4EEB" w:rsidRPr="00327A8D" w:rsidRDefault="007D4EEB" w:rsidP="00694D97">
      <w:pPr>
        <w:pStyle w:val="ListParagraph"/>
        <w:numPr>
          <w:ilvl w:val="0"/>
          <w:numId w:val="50"/>
        </w:numPr>
      </w:pPr>
      <w:r w:rsidRPr="00327A8D">
        <w:t>Number Three—visual, then radar lookout.</w:t>
      </w:r>
    </w:p>
    <w:p w14:paraId="795D8AAF" w14:textId="77777777" w:rsidR="007D4EEB" w:rsidRDefault="007D4EEB" w:rsidP="007D4EEB"/>
    <w:p w14:paraId="795D8AB0" w14:textId="77777777" w:rsidR="00327A8D" w:rsidRDefault="00327A8D" w:rsidP="007D4EEB"/>
    <w:p w14:paraId="795D8AB1" w14:textId="77777777" w:rsidR="007D4EEB" w:rsidRPr="00327A8D" w:rsidRDefault="007D4EEB" w:rsidP="00327A8D">
      <w:pPr>
        <w:rPr>
          <w:b/>
        </w:rPr>
      </w:pPr>
      <w:r w:rsidRPr="00327A8D">
        <w:rPr>
          <w:b/>
        </w:rPr>
        <w:t>Vic Formation</w:t>
      </w:r>
    </w:p>
    <w:p w14:paraId="795D8AB2" w14:textId="77777777" w:rsidR="007D4EEB" w:rsidRPr="00327A8D" w:rsidRDefault="007D4EEB" w:rsidP="00327A8D">
      <w:r w:rsidRPr="00327A8D">
        <w:t>This is basically the arrowhead four-ship without number two (Figure 3.13). The lead aircraft</w:t>
      </w:r>
    </w:p>
    <w:p w14:paraId="795D8AB3" w14:textId="77777777" w:rsidR="007D4EEB" w:rsidRPr="00327A8D" w:rsidRDefault="007D4EEB" w:rsidP="00327A8D">
      <w:proofErr w:type="spellStart"/>
      <w:r w:rsidRPr="00327A8D">
        <w:t>maneuvers</w:t>
      </w:r>
      <w:proofErr w:type="spellEnd"/>
      <w:r w:rsidRPr="00327A8D">
        <w:t xml:space="preserve"> as desired. The trailing element uses line abreast </w:t>
      </w:r>
      <w:proofErr w:type="spellStart"/>
      <w:r w:rsidRPr="00327A8D">
        <w:t>maneuvering</w:t>
      </w:r>
      <w:proofErr w:type="spellEnd"/>
      <w:r w:rsidRPr="00327A8D">
        <w:t xml:space="preserve"> to follow.</w:t>
      </w:r>
    </w:p>
    <w:p w14:paraId="795D8AB4" w14:textId="77777777" w:rsidR="00327A8D" w:rsidRDefault="00327A8D" w:rsidP="00327A8D"/>
    <w:p w14:paraId="795D8AB5" w14:textId="77777777" w:rsidR="007D4EEB" w:rsidRPr="00327A8D" w:rsidRDefault="007D4EEB" w:rsidP="00327A8D">
      <w:pPr>
        <w:rPr>
          <w:b/>
        </w:rPr>
      </w:pPr>
      <w:r w:rsidRPr="00327A8D">
        <w:rPr>
          <w:b/>
        </w:rPr>
        <w:t>Wedge</w:t>
      </w:r>
    </w:p>
    <w:p w14:paraId="795D8AB6" w14:textId="77777777" w:rsidR="007D4EEB" w:rsidRPr="00327A8D" w:rsidRDefault="007D4EEB" w:rsidP="00327A8D">
      <w:r w:rsidRPr="00327A8D">
        <w:t>This is the same as four-ship wedge without number four.</w:t>
      </w:r>
    </w:p>
    <w:p w14:paraId="795D8AB7" w14:textId="77777777" w:rsidR="00327A8D" w:rsidRDefault="00327A8D" w:rsidP="00327A8D"/>
    <w:p w14:paraId="795D8AB8" w14:textId="77777777" w:rsidR="007D4EEB" w:rsidRPr="00327A8D" w:rsidRDefault="007D4EEB" w:rsidP="00327A8D">
      <w:pPr>
        <w:rPr>
          <w:b/>
        </w:rPr>
      </w:pPr>
      <w:r w:rsidRPr="00327A8D">
        <w:rPr>
          <w:b/>
        </w:rPr>
        <w:t>Fluid Three</w:t>
      </w:r>
    </w:p>
    <w:p w14:paraId="795D8AB9" w14:textId="77777777" w:rsidR="007D4EEB" w:rsidRPr="00327A8D" w:rsidRDefault="007D4EEB" w:rsidP="00327A8D">
      <w:r w:rsidRPr="00327A8D">
        <w:t>This is the same as fluid four with one airplane missing. If the three-ship is caused by one aircraft</w:t>
      </w:r>
    </w:p>
    <w:p w14:paraId="795D8ABA" w14:textId="77777777" w:rsidR="007D4EEB" w:rsidRPr="00327A8D" w:rsidRDefault="007D4EEB" w:rsidP="00327A8D">
      <w:r w:rsidRPr="00327A8D">
        <w:t xml:space="preserve">falling out from a briefed four-ship, the following position changes should </w:t>
      </w:r>
      <w:r w:rsidR="00327A8D">
        <w:t xml:space="preserve">be followed: if lead falls out, </w:t>
      </w:r>
      <w:r w:rsidRPr="00327A8D">
        <w:t>number three assumes lead and number two moves to line abreast; if number three falls out, nu</w:t>
      </w:r>
      <w:r w:rsidR="00327A8D">
        <w:t xml:space="preserve">mber four </w:t>
      </w:r>
      <w:r w:rsidRPr="00327A8D">
        <w:t>moves up to line abreast; if number two or four fall out, there are no changes.</w:t>
      </w:r>
    </w:p>
    <w:p w14:paraId="795D8ABB" w14:textId="77777777" w:rsidR="00327A8D" w:rsidRDefault="00327A8D" w:rsidP="00327A8D"/>
    <w:p w14:paraId="795D8ABC" w14:textId="77777777" w:rsidR="007D4EEB" w:rsidRPr="00327A8D" w:rsidRDefault="007D4EEB" w:rsidP="00327A8D">
      <w:pPr>
        <w:rPr>
          <w:b/>
        </w:rPr>
      </w:pPr>
      <w:r w:rsidRPr="00327A8D">
        <w:rPr>
          <w:b/>
        </w:rPr>
        <w:t>Three-Ship Spread</w:t>
      </w:r>
    </w:p>
    <w:p w14:paraId="795D8ABD" w14:textId="77777777" w:rsidR="007D4EEB" w:rsidRPr="00327A8D" w:rsidRDefault="007D4EEB" w:rsidP="00327A8D">
      <w:r w:rsidRPr="00327A8D">
        <w:t>This is the same as spread four with one aircraft missing. Roles and responsibilities caused by fall out</w:t>
      </w:r>
    </w:p>
    <w:p w14:paraId="795D8ABE" w14:textId="77777777" w:rsidR="000A7716" w:rsidRPr="00327A8D" w:rsidRDefault="007D4EEB" w:rsidP="007D4EEB">
      <w:r w:rsidRPr="00327A8D">
        <w:t>from a four-ship are the same as fluid three.</w:t>
      </w:r>
    </w:p>
    <w:p w14:paraId="795D8ABF" w14:textId="77777777" w:rsidR="007D4EEB" w:rsidRDefault="007D4EEB" w:rsidP="007D4EEB">
      <w:pPr>
        <w:rPr>
          <w:rFonts w:ascii="Times New Roman" w:hAnsi="Times New Roman" w:cs="Times New Roman"/>
          <w:sz w:val="20"/>
          <w:szCs w:val="20"/>
          <w:lang w:val="nb-NO"/>
        </w:rPr>
      </w:pPr>
    </w:p>
    <w:p w14:paraId="795D8AC0" w14:textId="77777777" w:rsidR="007D4EEB" w:rsidRDefault="007D4EEB" w:rsidP="007D4EEB">
      <w:r>
        <w:rPr>
          <w:noProof/>
          <w:lang w:val="nb-NO" w:eastAsia="nb-NO"/>
        </w:rPr>
        <w:lastRenderedPageBreak/>
        <w:drawing>
          <wp:inline distT="0" distB="0" distL="0" distR="0" wp14:anchorId="795D8BE4" wp14:editId="795D8BE5">
            <wp:extent cx="5731510" cy="4050768"/>
            <wp:effectExtent l="19050" t="0" r="2540" b="0"/>
            <wp:docPr id="34" name="Bil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srcRect/>
                    <a:stretch>
                      <a:fillRect/>
                    </a:stretch>
                  </pic:blipFill>
                  <pic:spPr bwMode="auto">
                    <a:xfrm>
                      <a:off x="0" y="0"/>
                      <a:ext cx="5731510" cy="4050768"/>
                    </a:xfrm>
                    <a:prstGeom prst="rect">
                      <a:avLst/>
                    </a:prstGeom>
                    <a:noFill/>
                    <a:ln w="9525">
                      <a:noFill/>
                      <a:miter lim="800000"/>
                      <a:headEnd/>
                      <a:tailEnd/>
                    </a:ln>
                  </pic:spPr>
                </pic:pic>
              </a:graphicData>
            </a:graphic>
          </wp:inline>
        </w:drawing>
      </w:r>
    </w:p>
    <w:p w14:paraId="795D8AC1" w14:textId="77777777" w:rsidR="007D4EEB" w:rsidRDefault="007D4EEB" w:rsidP="007D4EEB"/>
    <w:p w14:paraId="795D8AC2" w14:textId="77777777" w:rsidR="007D4EEB" w:rsidRDefault="007D4EEB" w:rsidP="007D4EEB"/>
    <w:p w14:paraId="795D8AC3" w14:textId="77777777" w:rsidR="007D4EEB" w:rsidRDefault="007D4EEB" w:rsidP="007D4EEB"/>
    <w:p w14:paraId="795D8AC4" w14:textId="77777777" w:rsidR="007D4EEB" w:rsidRDefault="007D4EEB" w:rsidP="007D4EEB"/>
    <w:p w14:paraId="795D8AC5" w14:textId="77777777" w:rsidR="00FC76D3" w:rsidRPr="00B67008" w:rsidRDefault="00FC76D3" w:rsidP="00B67008">
      <w:pPr>
        <w:pStyle w:val="Heading3"/>
      </w:pPr>
      <w:r w:rsidRPr="00B67008">
        <w:t>TURNS</w:t>
      </w:r>
    </w:p>
    <w:p w14:paraId="795D8AC6" w14:textId="77777777" w:rsidR="000B79C7" w:rsidRPr="00B67008" w:rsidRDefault="000B79C7" w:rsidP="000B79C7">
      <w:pPr>
        <w:pStyle w:val="Heading4"/>
        <w:rPr>
          <w:b/>
        </w:rPr>
      </w:pPr>
      <w:r w:rsidRPr="00B67008">
        <w:rPr>
          <w:b/>
        </w:rPr>
        <w:t>CHECK TURN</w:t>
      </w:r>
    </w:p>
    <w:p w14:paraId="795D8AC7" w14:textId="77777777" w:rsid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A 30° check turn while in line abreast formation will be directed with the call </w:t>
      </w:r>
      <w:r w:rsidRPr="00B67008">
        <w:rPr>
          <w:rFonts w:cstheme="minorHAnsi"/>
          <w:i/>
          <w:sz w:val="20"/>
          <w:szCs w:val="20"/>
          <w:lang w:val="nb-NO"/>
        </w:rPr>
        <w:t>”Check Left/ Right"</w:t>
      </w:r>
      <w:r w:rsidRPr="00B67008">
        <w:rPr>
          <w:rFonts w:cstheme="minorHAnsi"/>
          <w:sz w:val="20"/>
          <w:szCs w:val="20"/>
          <w:lang w:val="nb-NO"/>
        </w:rPr>
        <w:t xml:space="preserve"> </w:t>
      </w:r>
    </w:p>
    <w:p w14:paraId="795D8AC8"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 xml:space="preserve">or </w:t>
      </w:r>
      <w:r w:rsidRPr="00B67008">
        <w:rPr>
          <w:rFonts w:cstheme="minorHAnsi"/>
          <w:i/>
          <w:sz w:val="20"/>
          <w:szCs w:val="20"/>
          <w:lang w:val="nb-NO"/>
        </w:rPr>
        <w:t xml:space="preserve">”Check Left / Right </w:t>
      </w:r>
      <w:r w:rsidRPr="00B67008">
        <w:rPr>
          <w:rFonts w:cstheme="minorHAnsi"/>
          <w:i/>
          <w:sz w:val="20"/>
          <w:szCs w:val="20"/>
          <w:u w:val="single"/>
          <w:lang w:val="nb-NO"/>
        </w:rPr>
        <w:t>heading</w:t>
      </w:r>
      <w:r w:rsidRPr="00B67008">
        <w:rPr>
          <w:rFonts w:cstheme="minorHAnsi"/>
          <w:i/>
          <w:sz w:val="20"/>
          <w:szCs w:val="20"/>
          <w:lang w:val="nb-NO"/>
        </w:rPr>
        <w:t>".</w:t>
      </w:r>
    </w:p>
    <w:p w14:paraId="795D8AC9"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turn will start immediately when the last pilot responds with their f</w:t>
      </w:r>
      <w:r w:rsidR="00B67008" w:rsidRPr="00B67008">
        <w:rPr>
          <w:rFonts w:cstheme="minorHAnsi"/>
          <w:sz w:val="20"/>
          <w:szCs w:val="20"/>
          <w:lang w:val="nb-NO"/>
        </w:rPr>
        <w:t>l</w:t>
      </w:r>
      <w:r w:rsidRPr="00B67008">
        <w:rPr>
          <w:rFonts w:cstheme="minorHAnsi"/>
          <w:sz w:val="20"/>
          <w:szCs w:val="20"/>
          <w:lang w:val="nb-NO"/>
        </w:rPr>
        <w:t xml:space="preserve">ight number. </w:t>
      </w:r>
    </w:p>
    <w:p w14:paraId="795D8ACA"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Both aircraft initiate the turn simultaneously to maintain a 30° bank.</w:t>
      </w:r>
    </w:p>
    <w:p w14:paraId="795D8ACB"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The inside aircraft turns an additional 30° then turns back to re-establish the 1 NM spacing. This snaking</w:t>
      </w:r>
    </w:p>
    <w:p w14:paraId="795D8ACC" w14:textId="77777777" w:rsidR="000B79C7" w:rsidRPr="00B67008" w:rsidRDefault="000B79C7" w:rsidP="000B79C7">
      <w:pPr>
        <w:autoSpaceDE w:val="0"/>
        <w:autoSpaceDN w:val="0"/>
        <w:adjustRightInd w:val="0"/>
        <w:contextualSpacing w:val="0"/>
        <w:jc w:val="left"/>
        <w:rPr>
          <w:rFonts w:cstheme="minorHAnsi"/>
          <w:sz w:val="20"/>
          <w:szCs w:val="20"/>
          <w:lang w:val="nb-NO"/>
        </w:rPr>
      </w:pPr>
      <w:r w:rsidRPr="00B67008">
        <w:rPr>
          <w:rFonts w:cstheme="minorHAnsi"/>
          <w:sz w:val="20"/>
          <w:szCs w:val="20"/>
          <w:lang w:val="nb-NO"/>
        </w:rPr>
        <w:t>manoeuvre prevents the inside pilot from moving ahead and breaking the line-abreast formation.</w:t>
      </w:r>
    </w:p>
    <w:p w14:paraId="795D8ACD" w14:textId="77777777" w:rsidR="000B79C7" w:rsidRDefault="000B79C7" w:rsidP="000B79C7">
      <w:pPr>
        <w:rPr>
          <w:rFonts w:cstheme="minorHAnsi"/>
          <w:sz w:val="20"/>
          <w:szCs w:val="20"/>
          <w:lang w:val="nb-NO"/>
        </w:rPr>
      </w:pPr>
      <w:r w:rsidRPr="00B67008">
        <w:rPr>
          <w:rFonts w:cstheme="minorHAnsi"/>
          <w:sz w:val="20"/>
          <w:szCs w:val="20"/>
          <w:lang w:val="nb-NO"/>
        </w:rPr>
        <w:t>The throttle must be used to ensure airspeed remains constant throughout the manoeuvre.</w:t>
      </w:r>
    </w:p>
    <w:p w14:paraId="795D8ACE" w14:textId="77777777" w:rsidR="00E17A71" w:rsidRPr="00B67008" w:rsidRDefault="00E17A71" w:rsidP="000B79C7">
      <w:pPr>
        <w:rPr>
          <w:rFonts w:cstheme="minorHAnsi"/>
          <w:sz w:val="20"/>
          <w:szCs w:val="20"/>
          <w:lang w:val="nb-NO"/>
        </w:rPr>
      </w:pPr>
    </w:p>
    <w:p w14:paraId="795D8ACF" w14:textId="77777777" w:rsidR="000B79C7" w:rsidRDefault="000B79C7" w:rsidP="00E17A71">
      <w:pPr>
        <w:jc w:val="center"/>
        <w:rPr>
          <w:rFonts w:ascii="CMSS10" w:hAnsi="CMSS10" w:cs="CMSS10"/>
          <w:sz w:val="20"/>
          <w:szCs w:val="20"/>
          <w:lang w:val="nb-NO"/>
        </w:rPr>
      </w:pPr>
      <w:r w:rsidRPr="000B79C7">
        <w:rPr>
          <w:rFonts w:ascii="CMSS10" w:hAnsi="CMSS10" w:cs="CMSS10"/>
          <w:noProof/>
          <w:sz w:val="20"/>
          <w:szCs w:val="20"/>
          <w:lang w:val="nb-NO" w:eastAsia="nb-NO"/>
        </w:rPr>
        <w:drawing>
          <wp:inline distT="0" distB="0" distL="0" distR="0" wp14:anchorId="795D8BE6" wp14:editId="795D8BE7">
            <wp:extent cx="3413300" cy="1712405"/>
            <wp:effectExtent l="57150" t="19050" r="110950" b="78295"/>
            <wp:docPr id="26" name="Bil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3413584" cy="171254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D0" w14:textId="77777777" w:rsidR="00357320" w:rsidRDefault="00357320" w:rsidP="00357320"/>
    <w:p w14:paraId="795D8AD1" w14:textId="77777777" w:rsidR="000B79C7" w:rsidRDefault="000B79C7" w:rsidP="00357320"/>
    <w:p w14:paraId="795D8AD2" w14:textId="77777777" w:rsidR="000B79C7" w:rsidRDefault="000B79C7" w:rsidP="00357320"/>
    <w:p w14:paraId="795D8AD3" w14:textId="77777777" w:rsidR="008F08D1" w:rsidRPr="00E17A71" w:rsidRDefault="00B67008" w:rsidP="00E17A71">
      <w:pPr>
        <w:pStyle w:val="Heading4"/>
        <w:rPr>
          <w:b/>
        </w:rPr>
      </w:pPr>
      <w:r w:rsidRPr="00B67008">
        <w:rPr>
          <w:b/>
        </w:rPr>
        <w:lastRenderedPageBreak/>
        <w:t>TACTICAL TURNS</w:t>
      </w:r>
    </w:p>
    <w:p w14:paraId="795D8AD4" w14:textId="77777777" w:rsidR="008F08D1" w:rsidRPr="00327A8D" w:rsidRDefault="008F08D1" w:rsidP="008F08D1">
      <w:pPr>
        <w:autoSpaceDE w:val="0"/>
        <w:autoSpaceDN w:val="0"/>
        <w:adjustRightInd w:val="0"/>
        <w:contextualSpacing w:val="0"/>
        <w:jc w:val="left"/>
        <w:rPr>
          <w:rFonts w:cstheme="minorHAnsi"/>
          <w:szCs w:val="20"/>
          <w:lang w:val="nb-NO"/>
        </w:rPr>
      </w:pPr>
      <w:r w:rsidRPr="00327A8D">
        <w:rPr>
          <w:rFonts w:cstheme="minorHAnsi"/>
          <w:szCs w:val="20"/>
          <w:lang w:val="nb-NO"/>
        </w:rPr>
        <w:t>The line abreast formation compensates for its inherent maneuvering problems with specialized prebriefed procedures. These include the type of turns to be made, the parameters at which these turns will be made, and the method by which these turns will be initiated. The parameters for the turns can be briefed by each flight lead and usually consist of the speed, "G", and the power required in the turn. The method of turn initiation is generally by radio call, wing flash, or check turn.</w:t>
      </w:r>
    </w:p>
    <w:p w14:paraId="795D8AD5" w14:textId="77777777" w:rsidR="008F08D1" w:rsidRPr="00327A8D" w:rsidRDefault="008F08D1" w:rsidP="00B67008">
      <w:pPr>
        <w:autoSpaceDE w:val="0"/>
        <w:autoSpaceDN w:val="0"/>
        <w:adjustRightInd w:val="0"/>
        <w:contextualSpacing w:val="0"/>
        <w:jc w:val="left"/>
        <w:rPr>
          <w:rFonts w:cstheme="minorHAnsi"/>
          <w:szCs w:val="20"/>
          <w:lang w:val="nb-NO"/>
        </w:rPr>
      </w:pPr>
    </w:p>
    <w:p w14:paraId="795D8AD6" w14:textId="77777777" w:rsidR="000B79C7"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When flying spread formation (line abreast) manoeuvring needs to be standardized and prebriefed. Flight members need to know the type of turn, the parameters at which the turns will be made and the method these turns are initiated. As such we have tacti</w:t>
      </w:r>
      <w:r w:rsidR="00B67008" w:rsidRPr="00327A8D">
        <w:rPr>
          <w:rFonts w:cstheme="minorHAnsi"/>
          <w:szCs w:val="20"/>
          <w:lang w:val="nb-NO"/>
        </w:rPr>
        <w:t>cal turns contracts as part of our standard procedures:</w:t>
      </w:r>
      <w:r w:rsidRPr="00327A8D">
        <w:rPr>
          <w:rFonts w:cstheme="minorHAnsi"/>
          <w:szCs w:val="20"/>
          <w:lang w:val="nb-NO"/>
        </w:rPr>
        <w:t xml:space="preserve"> </w:t>
      </w:r>
    </w:p>
    <w:p w14:paraId="795D8AD7"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Both aircraft will perform the turn by performing an energy sustaining turn.</w:t>
      </w:r>
    </w:p>
    <w:p w14:paraId="795D8AD8"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An energy sustaining turn is a level turn conducte</w:t>
      </w:r>
      <w:r w:rsidRPr="00327A8D">
        <w:rPr>
          <w:rFonts w:cstheme="minorHAnsi"/>
          <w:szCs w:val="20"/>
          <w:lang w:val="nb-NO"/>
        </w:rPr>
        <w:t>d at full military power using ”G”</w:t>
      </w:r>
      <w:r w:rsidR="000B79C7" w:rsidRPr="00327A8D">
        <w:rPr>
          <w:rFonts w:cstheme="minorHAnsi"/>
          <w:szCs w:val="20"/>
          <w:lang w:val="nb-NO"/>
        </w:rPr>
        <w:t xml:space="preserve"> to maintain airspeed.</w:t>
      </w:r>
    </w:p>
    <w:p w14:paraId="795D8AD9" w14:textId="77777777" w:rsidR="00B67008"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After the turn is complete the throttle is returned to it's position before the turn commenced. The airspeed and</w:t>
      </w:r>
      <w:r w:rsidRPr="00327A8D">
        <w:rPr>
          <w:rFonts w:cstheme="minorHAnsi"/>
          <w:szCs w:val="20"/>
          <w:lang w:val="nb-NO"/>
        </w:rPr>
        <w:t xml:space="preserve"> </w:t>
      </w:r>
      <w:r w:rsidR="000B79C7" w:rsidRPr="00327A8D">
        <w:rPr>
          <w:rFonts w:cstheme="minorHAnsi"/>
          <w:szCs w:val="20"/>
          <w:lang w:val="nb-NO"/>
        </w:rPr>
        <w:t xml:space="preserve">altitude before, during, and after the turn must remain constant. </w:t>
      </w:r>
    </w:p>
    <w:p w14:paraId="795D8ADA" w14:textId="77777777" w:rsidR="000B79C7" w:rsidRPr="00327A8D" w:rsidRDefault="000B79C7"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following procedure is required:</w:t>
      </w:r>
    </w:p>
    <w:p w14:paraId="795D8ADB"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 </w:t>
      </w:r>
      <w:r w:rsidR="000B79C7" w:rsidRPr="00327A8D">
        <w:rPr>
          <w:rFonts w:cstheme="minorHAnsi"/>
          <w:szCs w:val="20"/>
          <w:lang w:val="nb-NO"/>
        </w:rPr>
        <w:t xml:space="preserve"> </w:t>
      </w:r>
      <w:r w:rsidRPr="00327A8D">
        <w:rPr>
          <w:rFonts w:cstheme="minorHAnsi"/>
          <w:szCs w:val="20"/>
          <w:lang w:val="nb-NO"/>
        </w:rPr>
        <w:t>S</w:t>
      </w:r>
      <w:r w:rsidR="000B79C7" w:rsidRPr="00327A8D">
        <w:rPr>
          <w:rFonts w:cstheme="minorHAnsi"/>
          <w:szCs w:val="20"/>
          <w:lang w:val="nb-NO"/>
        </w:rPr>
        <w:t>et your throttle to FULL MIL, then;</w:t>
      </w:r>
    </w:p>
    <w:p w14:paraId="795D8ADC"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B</w:t>
      </w:r>
      <w:r w:rsidR="000B79C7" w:rsidRPr="00327A8D">
        <w:rPr>
          <w:rFonts w:cstheme="minorHAnsi"/>
          <w:szCs w:val="20"/>
          <w:lang w:val="nb-NO"/>
        </w:rPr>
        <w:t>ank and pull to maintain a level turn at exactly the contract speed (for example 350 knots), then;</w:t>
      </w:r>
    </w:p>
    <w:p w14:paraId="795D8ADD" w14:textId="77777777" w:rsidR="000B79C7" w:rsidRPr="00327A8D" w:rsidRDefault="00B67008" w:rsidP="000B79C7">
      <w:pPr>
        <w:autoSpaceDE w:val="0"/>
        <w:autoSpaceDN w:val="0"/>
        <w:adjustRightInd w:val="0"/>
        <w:contextualSpacing w:val="0"/>
        <w:jc w:val="left"/>
        <w:rPr>
          <w:rFonts w:cstheme="minorHAnsi"/>
          <w:szCs w:val="20"/>
          <w:lang w:val="nb-NO"/>
        </w:rPr>
      </w:pPr>
      <w:r w:rsidRPr="00327A8D">
        <w:rPr>
          <w:rFonts w:cstheme="minorHAnsi"/>
          <w:szCs w:val="20"/>
          <w:lang w:val="nb-NO"/>
        </w:rPr>
        <w:t>- A</w:t>
      </w:r>
      <w:r w:rsidR="000B79C7" w:rsidRPr="00327A8D">
        <w:rPr>
          <w:rFonts w:cstheme="minorHAnsi"/>
          <w:szCs w:val="20"/>
          <w:lang w:val="nb-NO"/>
        </w:rPr>
        <w:t>t your new heading roll out back to level, then;</w:t>
      </w:r>
    </w:p>
    <w:p w14:paraId="795D8ADE" w14:textId="77777777" w:rsidR="000B79C7" w:rsidRPr="00327A8D" w:rsidRDefault="00B67008" w:rsidP="00B67008">
      <w:pPr>
        <w:autoSpaceDE w:val="0"/>
        <w:autoSpaceDN w:val="0"/>
        <w:adjustRightInd w:val="0"/>
        <w:contextualSpacing w:val="0"/>
        <w:jc w:val="left"/>
        <w:rPr>
          <w:rFonts w:cstheme="minorHAnsi"/>
          <w:szCs w:val="20"/>
          <w:lang w:val="nb-NO"/>
        </w:rPr>
      </w:pPr>
      <w:r w:rsidRPr="00327A8D">
        <w:rPr>
          <w:rFonts w:cstheme="minorHAnsi"/>
          <w:szCs w:val="20"/>
          <w:lang w:val="nb-NO"/>
        </w:rPr>
        <w:t>- R</w:t>
      </w:r>
      <w:r w:rsidR="000B79C7" w:rsidRPr="00327A8D">
        <w:rPr>
          <w:rFonts w:cstheme="minorHAnsi"/>
          <w:szCs w:val="20"/>
          <w:lang w:val="nb-NO"/>
        </w:rPr>
        <w:t>eturn the throttle to the position it was before the turn and ensure you are still at your briefed speed.</w:t>
      </w:r>
    </w:p>
    <w:p w14:paraId="795D8ADF" w14:textId="77777777"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Turns are initiated on radio by </w:t>
      </w:r>
      <w:r w:rsidR="00B67008" w:rsidRPr="00327A8D">
        <w:rPr>
          <w:rFonts w:cstheme="minorHAnsi"/>
          <w:szCs w:val="20"/>
          <w:lang w:val="nb-NO"/>
        </w:rPr>
        <w:t>the flight</w:t>
      </w:r>
      <w:r w:rsidRPr="00327A8D">
        <w:rPr>
          <w:rFonts w:cstheme="minorHAnsi"/>
          <w:szCs w:val="20"/>
          <w:lang w:val="nb-NO"/>
        </w:rPr>
        <w:t>lead, an</w:t>
      </w:r>
      <w:r w:rsidR="00B67008" w:rsidRPr="00327A8D">
        <w:rPr>
          <w:rFonts w:cstheme="minorHAnsi"/>
          <w:szCs w:val="20"/>
          <w:lang w:val="nb-NO"/>
        </w:rPr>
        <w:t>d must be acknowledged by wingme</w:t>
      </w:r>
      <w:r w:rsidRPr="00327A8D">
        <w:rPr>
          <w:rFonts w:cstheme="minorHAnsi"/>
          <w:szCs w:val="20"/>
          <w:lang w:val="nb-NO"/>
        </w:rPr>
        <w:t xml:space="preserve">n. </w:t>
      </w:r>
    </w:p>
    <w:p w14:paraId="795D8AE0" w14:textId="77777777" w:rsidR="00357320" w:rsidRPr="00327A8D" w:rsidRDefault="00357320" w:rsidP="00B67008">
      <w:pPr>
        <w:autoSpaceDE w:val="0"/>
        <w:autoSpaceDN w:val="0"/>
        <w:adjustRightInd w:val="0"/>
        <w:contextualSpacing w:val="0"/>
        <w:jc w:val="left"/>
        <w:rPr>
          <w:rFonts w:cstheme="minorHAnsi"/>
          <w:szCs w:val="20"/>
          <w:lang w:val="nb-NO"/>
        </w:rPr>
      </w:pPr>
    </w:p>
    <w:p w14:paraId="795D8AE1" w14:textId="77777777" w:rsidR="00357320" w:rsidRPr="00327A8D" w:rsidRDefault="00357320" w:rsidP="00B67008">
      <w:pPr>
        <w:autoSpaceDE w:val="0"/>
        <w:autoSpaceDN w:val="0"/>
        <w:adjustRightInd w:val="0"/>
        <w:contextualSpacing w:val="0"/>
        <w:jc w:val="left"/>
        <w:rPr>
          <w:rFonts w:cstheme="minorHAnsi"/>
          <w:szCs w:val="20"/>
          <w:lang w:val="nb-NO"/>
        </w:rPr>
      </w:pPr>
      <w:r w:rsidRPr="00327A8D">
        <w:rPr>
          <w:rFonts w:cstheme="minorHAnsi"/>
          <w:szCs w:val="20"/>
          <w:lang w:val="nb-NO"/>
        </w:rPr>
        <w:t xml:space="preserve">It is </w:t>
      </w:r>
      <w:r w:rsidR="00B67008" w:rsidRPr="00327A8D">
        <w:rPr>
          <w:rFonts w:cstheme="minorHAnsi"/>
          <w:szCs w:val="20"/>
          <w:lang w:val="nb-NO"/>
        </w:rPr>
        <w:t>very</w:t>
      </w:r>
      <w:r w:rsidRPr="00327A8D">
        <w:rPr>
          <w:rFonts w:cstheme="minorHAnsi"/>
          <w:szCs w:val="20"/>
          <w:lang w:val="nb-NO"/>
        </w:rPr>
        <w:t xml:space="preserve"> important that wingmen </w:t>
      </w:r>
      <w:r w:rsidR="00B67008" w:rsidRPr="00327A8D">
        <w:rPr>
          <w:rFonts w:cstheme="minorHAnsi"/>
          <w:szCs w:val="20"/>
          <w:lang w:val="nb-NO"/>
        </w:rPr>
        <w:t>maintain good initial spread</w:t>
      </w:r>
      <w:r w:rsidRPr="00327A8D">
        <w:rPr>
          <w:rFonts w:cstheme="minorHAnsi"/>
          <w:szCs w:val="20"/>
          <w:lang w:val="nb-NO"/>
        </w:rPr>
        <w:t xml:space="preserve"> formation on </w:t>
      </w:r>
      <w:r w:rsidR="00B67008" w:rsidRPr="00327A8D">
        <w:rPr>
          <w:rFonts w:cstheme="minorHAnsi"/>
          <w:szCs w:val="20"/>
          <w:lang w:val="nb-NO"/>
        </w:rPr>
        <w:t>flight</w:t>
      </w:r>
      <w:r w:rsidRPr="00327A8D">
        <w:rPr>
          <w:rFonts w:cstheme="minorHAnsi"/>
          <w:szCs w:val="20"/>
          <w:lang w:val="nb-NO"/>
        </w:rPr>
        <w:t>leads. Any formation error before t</w:t>
      </w:r>
      <w:r w:rsidR="00B67008" w:rsidRPr="00327A8D">
        <w:rPr>
          <w:rFonts w:cstheme="minorHAnsi"/>
          <w:szCs w:val="20"/>
          <w:lang w:val="nb-NO"/>
        </w:rPr>
        <w:t>he turn will result in a larger</w:t>
      </w:r>
      <w:r w:rsidRPr="00327A8D">
        <w:rPr>
          <w:rFonts w:cstheme="minorHAnsi"/>
          <w:szCs w:val="20"/>
          <w:lang w:val="nb-NO"/>
        </w:rPr>
        <w:t xml:space="preserve"> error after the turn most of the time.</w:t>
      </w:r>
      <w:r w:rsidR="00B67008" w:rsidRPr="00327A8D">
        <w:rPr>
          <w:rFonts w:cstheme="minorHAnsi"/>
          <w:szCs w:val="20"/>
          <w:lang w:val="nb-NO"/>
        </w:rPr>
        <w:t xml:space="preserve"> An inexperienced wingman spread aft of flightlead</w:t>
      </w:r>
      <w:r w:rsidRPr="00327A8D">
        <w:rPr>
          <w:rFonts w:cstheme="minorHAnsi"/>
          <w:szCs w:val="20"/>
          <w:lang w:val="nb-NO"/>
        </w:rPr>
        <w:t xml:space="preserve"> before a cross turn </w:t>
      </w:r>
      <w:r w:rsidR="00B67008" w:rsidRPr="00327A8D">
        <w:rPr>
          <w:rFonts w:cstheme="minorHAnsi"/>
          <w:szCs w:val="20"/>
          <w:lang w:val="nb-NO"/>
        </w:rPr>
        <w:t>into a CAP will end up in spread</w:t>
      </w:r>
      <w:r w:rsidRPr="00327A8D">
        <w:rPr>
          <w:rFonts w:cstheme="minorHAnsi"/>
          <w:szCs w:val="20"/>
          <w:lang w:val="nb-NO"/>
        </w:rPr>
        <w:t xml:space="preserve"> forward a</w:t>
      </w:r>
      <w:r w:rsidR="00B67008" w:rsidRPr="00327A8D">
        <w:rPr>
          <w:rFonts w:cstheme="minorHAnsi"/>
          <w:szCs w:val="20"/>
          <w:lang w:val="nb-NO"/>
        </w:rPr>
        <w:t>fter the turn.</w:t>
      </w:r>
      <w:r w:rsidRPr="00327A8D">
        <w:rPr>
          <w:rFonts w:cstheme="minorHAnsi"/>
          <w:szCs w:val="20"/>
          <w:lang w:val="nb-NO"/>
        </w:rPr>
        <w:t xml:space="preserve"> Wingmen should striv</w:t>
      </w:r>
      <w:r w:rsidR="00B67008" w:rsidRPr="00327A8D">
        <w:rPr>
          <w:rFonts w:cstheme="minorHAnsi"/>
          <w:szCs w:val="20"/>
          <w:lang w:val="nb-NO"/>
        </w:rPr>
        <w:t>e to get back to a perfect spread</w:t>
      </w:r>
      <w:r w:rsidRPr="00327A8D">
        <w:rPr>
          <w:rFonts w:cstheme="minorHAnsi"/>
          <w:szCs w:val="20"/>
          <w:lang w:val="nb-NO"/>
        </w:rPr>
        <w:t xml:space="preserve"> formation outside of the turns. </w:t>
      </w:r>
      <w:r w:rsidR="00B67008" w:rsidRPr="00327A8D">
        <w:rPr>
          <w:rFonts w:cstheme="minorHAnsi"/>
          <w:szCs w:val="20"/>
          <w:lang w:val="nb-NO"/>
        </w:rPr>
        <w:t>Do not overcorrect</w:t>
      </w:r>
      <w:r w:rsidRPr="00327A8D">
        <w:rPr>
          <w:rFonts w:cstheme="minorHAnsi"/>
          <w:szCs w:val="20"/>
          <w:lang w:val="nb-NO"/>
        </w:rPr>
        <w:t xml:space="preserve"> during the t</w:t>
      </w:r>
      <w:r w:rsidR="00B67008" w:rsidRPr="00327A8D">
        <w:rPr>
          <w:rFonts w:cstheme="minorHAnsi"/>
          <w:szCs w:val="20"/>
          <w:lang w:val="nb-NO"/>
        </w:rPr>
        <w:t>urns by varying your speed. Stay</w:t>
      </w:r>
      <w:r w:rsidRPr="00327A8D">
        <w:rPr>
          <w:rFonts w:cstheme="minorHAnsi"/>
          <w:szCs w:val="20"/>
          <w:lang w:val="nb-NO"/>
        </w:rPr>
        <w:t xml:space="preserve"> on contract and</w:t>
      </w:r>
      <w:r w:rsidRPr="00327A8D">
        <w:rPr>
          <w:sz w:val="24"/>
        </w:rPr>
        <w:t xml:space="preserve"> </w:t>
      </w:r>
      <w:r w:rsidRPr="00327A8D">
        <w:rPr>
          <w:rFonts w:cstheme="minorHAnsi"/>
          <w:szCs w:val="20"/>
          <w:lang w:val="nb-NO"/>
        </w:rPr>
        <w:t>alter formation in time (when turn is in</w:t>
      </w:r>
      <w:r w:rsidR="00B67008" w:rsidRPr="00327A8D">
        <w:rPr>
          <w:rFonts w:cstheme="minorHAnsi"/>
          <w:szCs w:val="20"/>
          <w:lang w:val="nb-NO"/>
        </w:rPr>
        <w:t>itiated) or on straight legs.</w:t>
      </w:r>
    </w:p>
    <w:p w14:paraId="795D8AE2" w14:textId="77777777" w:rsidR="00357320" w:rsidRDefault="00357320" w:rsidP="00357320">
      <w:pPr>
        <w:rPr>
          <w:rFonts w:ascii="CMSS10" w:hAnsi="CMSS10" w:cs="CMSS10"/>
          <w:sz w:val="20"/>
          <w:szCs w:val="20"/>
          <w:lang w:val="nb-NO"/>
        </w:rPr>
      </w:pPr>
    </w:p>
    <w:p w14:paraId="795D8AE3" w14:textId="77777777" w:rsidR="00D15FA7" w:rsidRDefault="00D15FA7" w:rsidP="00D15FA7"/>
    <w:p w14:paraId="795D8AE4" w14:textId="77777777" w:rsidR="00D15FA7" w:rsidRPr="00D15FA7" w:rsidRDefault="00D15FA7" w:rsidP="00D15FA7"/>
    <w:p w14:paraId="795D8AE5" w14:textId="77777777" w:rsidR="00D15FA7" w:rsidRPr="00476E8A" w:rsidRDefault="00D15FA7" w:rsidP="00045862">
      <w:pPr>
        <w:pStyle w:val="Heading4"/>
        <w:rPr>
          <w:b/>
        </w:rPr>
      </w:pPr>
      <w:r w:rsidRPr="00476E8A">
        <w:rPr>
          <w:b/>
        </w:rPr>
        <w:t>HOOK TURN</w:t>
      </w:r>
    </w:p>
    <w:p w14:paraId="795D8AE6"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hook turn allows the </w:t>
      </w:r>
      <w:r w:rsidR="00476E8A" w:rsidRPr="00327A8D">
        <w:rPr>
          <w:rFonts w:cstheme="minorHAnsi"/>
          <w:szCs w:val="20"/>
          <w:lang w:val="nb-NO"/>
        </w:rPr>
        <w:t>f</w:t>
      </w:r>
      <w:r w:rsidRPr="00327A8D">
        <w:rPr>
          <w:rFonts w:cstheme="minorHAnsi"/>
          <w:szCs w:val="20"/>
          <w:lang w:val="nb-NO"/>
        </w:rPr>
        <w:t xml:space="preserve">ight to reverse their direction while maintaining </w:t>
      </w:r>
      <w:r w:rsidR="008F08D1" w:rsidRPr="00327A8D">
        <w:rPr>
          <w:rFonts w:cstheme="minorHAnsi"/>
          <w:szCs w:val="20"/>
          <w:lang w:val="nb-NO"/>
        </w:rPr>
        <w:t>their tactical formation and offset</w:t>
      </w:r>
      <w:r w:rsidRPr="00327A8D">
        <w:rPr>
          <w:rFonts w:cstheme="minorHAnsi"/>
          <w:szCs w:val="20"/>
          <w:lang w:val="nb-NO"/>
        </w:rPr>
        <w:t xml:space="preserve"> to the right or left in the process.</w:t>
      </w:r>
    </w:p>
    <w:p w14:paraId="795D8AE7"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14:paraId="795D8AE8"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simultaneously level energy sustained turn which continues until the airframe is</w:t>
      </w:r>
      <w:r w:rsidR="000B79C7" w:rsidRPr="00327A8D">
        <w:rPr>
          <w:rFonts w:cstheme="minorHAnsi"/>
          <w:szCs w:val="20"/>
          <w:lang w:val="nb-NO"/>
        </w:rPr>
        <w:t xml:space="preserve"> </w:t>
      </w:r>
      <w:r w:rsidRPr="00327A8D">
        <w:rPr>
          <w:rFonts w:cstheme="minorHAnsi"/>
          <w:szCs w:val="20"/>
          <w:lang w:val="nb-NO"/>
        </w:rPr>
        <w:t>pointing in the reciprocal direction.</w:t>
      </w:r>
    </w:p>
    <w:p w14:paraId="795D8AE9" w14:textId="77777777" w:rsidR="00D15FA7" w:rsidRDefault="00357320" w:rsidP="00327A8D">
      <w:pPr>
        <w:jc w:val="center"/>
      </w:pPr>
      <w:r>
        <w:rPr>
          <w:noProof/>
          <w:lang w:val="nb-NO" w:eastAsia="nb-NO"/>
        </w:rPr>
        <w:drawing>
          <wp:inline distT="0" distB="0" distL="0" distR="0" wp14:anchorId="795D8BE8" wp14:editId="795D8BE9">
            <wp:extent cx="4201013" cy="2008909"/>
            <wp:effectExtent l="57150" t="19050" r="123337" b="67541"/>
            <wp:docPr id="46" name="Bil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4200921" cy="200886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EA" w14:textId="77777777" w:rsidR="00D15FA7" w:rsidRPr="008F08D1" w:rsidRDefault="00D15FA7" w:rsidP="00045862">
      <w:pPr>
        <w:pStyle w:val="Heading4"/>
        <w:rPr>
          <w:b/>
        </w:rPr>
      </w:pPr>
      <w:r w:rsidRPr="008F08D1">
        <w:rPr>
          <w:b/>
        </w:rPr>
        <w:lastRenderedPageBreak/>
        <w:t>CROSS TURN</w:t>
      </w:r>
    </w:p>
    <w:p w14:paraId="795D8AEB"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 xml:space="preserve">A cross turn allows the </w:t>
      </w:r>
      <w:r w:rsidR="008F08D1" w:rsidRPr="00327A8D">
        <w:rPr>
          <w:rFonts w:cstheme="minorHAnsi"/>
          <w:szCs w:val="20"/>
          <w:lang w:val="nb-NO"/>
        </w:rPr>
        <w:t>f</w:t>
      </w:r>
      <w:r w:rsidRPr="00327A8D">
        <w:rPr>
          <w:rFonts w:cstheme="minorHAnsi"/>
          <w:szCs w:val="20"/>
          <w:lang w:val="nb-NO"/>
        </w:rPr>
        <w:t>ight to reverse their direction while maintaining their tactical formation.</w:t>
      </w:r>
    </w:p>
    <w:p w14:paraId="795D8AEC"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8F08D1" w:rsidRPr="00327A8D">
        <w:rPr>
          <w:rFonts w:cstheme="minorHAnsi"/>
          <w:szCs w:val="20"/>
          <w:lang w:val="nb-NO"/>
        </w:rPr>
        <w:t>fl</w:t>
      </w:r>
      <w:r w:rsidRPr="00327A8D">
        <w:rPr>
          <w:rFonts w:cstheme="minorHAnsi"/>
          <w:szCs w:val="20"/>
          <w:lang w:val="nb-NO"/>
        </w:rPr>
        <w:t xml:space="preserve">ight number. </w:t>
      </w:r>
    </w:p>
    <w:p w14:paraId="795D8AED"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Both aircraft initiate a simultaneous level energy sustained turn which continues until the airframe is</w:t>
      </w:r>
    </w:p>
    <w:p w14:paraId="795D8AEE"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pointing in the reciprocal direction.</w:t>
      </w:r>
    </w:p>
    <w:p w14:paraId="795D8AEF"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Note that because this turn typically starts 1 nm apart the aircraft are turning into each other. As the</w:t>
      </w:r>
    </w:p>
    <w:p w14:paraId="795D8AF0" w14:textId="77777777" w:rsidR="00357320" w:rsidRPr="00327A8D" w:rsidRDefault="00357320" w:rsidP="00327A8D">
      <w:pPr>
        <w:autoSpaceDE w:val="0"/>
        <w:autoSpaceDN w:val="0"/>
        <w:adjustRightInd w:val="0"/>
        <w:contextualSpacing w:val="0"/>
        <w:jc w:val="left"/>
        <w:rPr>
          <w:rFonts w:cstheme="minorHAnsi"/>
          <w:szCs w:val="20"/>
          <w:lang w:val="nb-NO"/>
        </w:rPr>
      </w:pPr>
      <w:r w:rsidRPr="00327A8D">
        <w:rPr>
          <w:rFonts w:cstheme="minorHAnsi"/>
          <w:szCs w:val="20"/>
          <w:lang w:val="nb-NO"/>
        </w:rPr>
        <w:t>radius of a 180</w:t>
      </w:r>
      <w:r w:rsidR="000B79C7" w:rsidRPr="00327A8D">
        <w:rPr>
          <w:rFonts w:cstheme="minorHAnsi"/>
          <w:szCs w:val="20"/>
          <w:lang w:val="nb-NO"/>
        </w:rPr>
        <w:t>°</w:t>
      </w:r>
      <w:r w:rsidR="008F08D1" w:rsidRPr="00327A8D">
        <w:rPr>
          <w:rFonts w:cstheme="minorHAnsi"/>
          <w:szCs w:val="20"/>
          <w:lang w:val="nb-NO"/>
        </w:rPr>
        <w:t xml:space="preserve"> </w:t>
      </w:r>
      <w:r w:rsidRPr="00327A8D">
        <w:rPr>
          <w:rFonts w:cstheme="minorHAnsi"/>
          <w:szCs w:val="20"/>
          <w:lang w:val="nb-NO"/>
        </w:rPr>
        <w:t>energy sustaining turn has a much larger radius the aircraft will be substantially further than 1nm</w:t>
      </w:r>
      <w:r w:rsidR="000B79C7" w:rsidRPr="00327A8D">
        <w:rPr>
          <w:rFonts w:cstheme="minorHAnsi"/>
          <w:szCs w:val="20"/>
          <w:lang w:val="nb-NO"/>
        </w:rPr>
        <w:t xml:space="preserve"> </w:t>
      </w:r>
      <w:r w:rsidRPr="00327A8D">
        <w:rPr>
          <w:rFonts w:cstheme="minorHAnsi"/>
          <w:szCs w:val="20"/>
          <w:lang w:val="nb-NO"/>
        </w:rPr>
        <w:t>apart after the turn. Therefore both aircraft should continue the turn for an additional 30</w:t>
      </w:r>
      <w:r w:rsidR="000B79C7" w:rsidRPr="00327A8D">
        <w:rPr>
          <w:rFonts w:cstheme="minorHAnsi"/>
          <w:szCs w:val="20"/>
          <w:lang w:val="nb-NO"/>
        </w:rPr>
        <w:t>°</w:t>
      </w:r>
      <w:r w:rsidRPr="00327A8D">
        <w:rPr>
          <w:rFonts w:cstheme="minorHAnsi"/>
          <w:szCs w:val="20"/>
          <w:lang w:val="nb-NO"/>
        </w:rPr>
        <w:t>, and then turn back to</w:t>
      </w:r>
      <w:r w:rsidR="000B79C7" w:rsidRPr="00327A8D">
        <w:rPr>
          <w:rFonts w:cstheme="minorHAnsi"/>
          <w:szCs w:val="20"/>
          <w:lang w:val="nb-NO"/>
        </w:rPr>
        <w:t xml:space="preserve"> </w:t>
      </w:r>
      <w:r w:rsidRPr="00327A8D">
        <w:rPr>
          <w:rFonts w:cstheme="minorHAnsi"/>
          <w:szCs w:val="20"/>
          <w:lang w:val="nb-NO"/>
        </w:rPr>
        <w:t xml:space="preserve">the desired heading once their separation gets to 1.4nm to settle on the </w:t>
      </w:r>
      <w:r w:rsidR="000B79C7" w:rsidRPr="00327A8D">
        <w:rPr>
          <w:rFonts w:cstheme="minorHAnsi"/>
          <w:szCs w:val="20"/>
          <w:lang w:val="nb-NO"/>
        </w:rPr>
        <w:t>origi</w:t>
      </w:r>
      <w:r w:rsidRPr="00327A8D">
        <w:rPr>
          <w:rFonts w:cstheme="minorHAnsi"/>
          <w:szCs w:val="20"/>
          <w:lang w:val="nb-NO"/>
        </w:rPr>
        <w:t>nal heading at 1nm.</w:t>
      </w:r>
    </w:p>
    <w:p w14:paraId="795D8AF1" w14:textId="77777777" w:rsidR="00357320" w:rsidRDefault="00357320" w:rsidP="00357320"/>
    <w:p w14:paraId="795D8AF2" w14:textId="77777777" w:rsidR="00357320" w:rsidRPr="00357320" w:rsidRDefault="00357320" w:rsidP="00E17A71">
      <w:pPr>
        <w:jc w:val="center"/>
      </w:pPr>
      <w:r>
        <w:rPr>
          <w:noProof/>
          <w:lang w:val="nb-NO" w:eastAsia="nb-NO"/>
        </w:rPr>
        <w:drawing>
          <wp:inline distT="0" distB="0" distL="0" distR="0" wp14:anchorId="795D8BEA" wp14:editId="795D8BEB">
            <wp:extent cx="3259163" cy="1872096"/>
            <wp:effectExtent l="57150" t="19050" r="112687" b="71004"/>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3260062" cy="187261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AF3" w14:textId="77777777" w:rsidR="00D15FA7" w:rsidRDefault="00D15FA7" w:rsidP="00D15FA7"/>
    <w:p w14:paraId="795D8AF4" w14:textId="77777777" w:rsidR="002614C6" w:rsidRPr="002614C6" w:rsidRDefault="002614C6" w:rsidP="002614C6"/>
    <w:p w14:paraId="795D8AF5" w14:textId="77777777" w:rsidR="002614C6" w:rsidRDefault="002614C6" w:rsidP="002614C6">
      <w:pPr>
        <w:rPr>
          <w:rFonts w:ascii="CMSS10" w:hAnsi="CMSS10" w:cs="CMSS10"/>
          <w:color w:val="000000"/>
          <w:sz w:val="20"/>
          <w:szCs w:val="20"/>
          <w:lang w:val="nb-NO"/>
        </w:rPr>
      </w:pPr>
    </w:p>
    <w:p w14:paraId="795D8AF6" w14:textId="77777777" w:rsidR="002614C6" w:rsidRPr="008F08D1" w:rsidRDefault="002614C6" w:rsidP="008F08D1">
      <w:pPr>
        <w:pStyle w:val="Heading4"/>
        <w:rPr>
          <w:b/>
        </w:rPr>
      </w:pPr>
      <w:r w:rsidRPr="008F08D1">
        <w:rPr>
          <w:b/>
        </w:rPr>
        <w:t>90</w:t>
      </w:r>
      <w:r w:rsidR="000B79C7" w:rsidRPr="008F08D1">
        <w:rPr>
          <w:b/>
        </w:rPr>
        <w:t xml:space="preserve">° </w:t>
      </w:r>
      <w:r w:rsidRPr="008F08D1">
        <w:rPr>
          <w:b/>
        </w:rPr>
        <w:t>tactical turns</w:t>
      </w:r>
    </w:p>
    <w:p w14:paraId="795D8AF7"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A 90</w:t>
      </w:r>
      <w:r w:rsidR="000B79C7" w:rsidRPr="00327A8D">
        <w:rPr>
          <w:rFonts w:cstheme="minorHAnsi"/>
          <w:szCs w:val="20"/>
          <w:lang w:val="nb-NO"/>
        </w:rPr>
        <w:t>°</w:t>
      </w:r>
      <w:r w:rsidRPr="00327A8D">
        <w:rPr>
          <w:rFonts w:cstheme="minorHAnsi"/>
          <w:szCs w:val="20"/>
          <w:lang w:val="nb-NO"/>
        </w:rPr>
        <w:t xml:space="preserve"> tactical turn while in line abreast formation </w:t>
      </w:r>
      <w:r w:rsidR="008F08D1" w:rsidRPr="00327A8D">
        <w:rPr>
          <w:rFonts w:cstheme="minorHAnsi"/>
          <w:szCs w:val="20"/>
          <w:lang w:val="nb-NO"/>
        </w:rPr>
        <w:t>will be directed with the call ”TAC Left / Right”</w:t>
      </w:r>
      <w:r w:rsidRPr="00327A8D">
        <w:rPr>
          <w:rFonts w:cstheme="minorHAnsi"/>
          <w:szCs w:val="20"/>
          <w:lang w:val="nb-NO"/>
        </w:rPr>
        <w:t xml:space="preserve"> or</w:t>
      </w:r>
    </w:p>
    <w:p w14:paraId="795D8AF8" w14:textId="77777777" w:rsidR="002614C6" w:rsidRPr="00327A8D" w:rsidRDefault="008F08D1" w:rsidP="002614C6">
      <w:pPr>
        <w:autoSpaceDE w:val="0"/>
        <w:autoSpaceDN w:val="0"/>
        <w:adjustRightInd w:val="0"/>
        <w:contextualSpacing w:val="0"/>
        <w:jc w:val="left"/>
        <w:rPr>
          <w:rFonts w:cstheme="minorHAnsi"/>
          <w:szCs w:val="20"/>
          <w:lang w:val="nb-NO"/>
        </w:rPr>
      </w:pPr>
      <w:r w:rsidRPr="00327A8D">
        <w:rPr>
          <w:rFonts w:cstheme="minorHAnsi"/>
          <w:szCs w:val="20"/>
          <w:lang w:val="nb-NO"/>
        </w:rPr>
        <w:t>”</w:t>
      </w:r>
      <w:r w:rsidR="002614C6" w:rsidRPr="00327A8D">
        <w:rPr>
          <w:rFonts w:cstheme="minorHAnsi"/>
          <w:szCs w:val="20"/>
          <w:lang w:val="nb-NO"/>
        </w:rPr>
        <w:t>TAC Left / Right heading</w:t>
      </w:r>
      <w:r w:rsidRPr="00327A8D">
        <w:rPr>
          <w:rFonts w:cstheme="minorHAnsi"/>
          <w:szCs w:val="20"/>
          <w:lang w:val="nb-NO"/>
        </w:rPr>
        <w:t>”</w:t>
      </w:r>
      <w:r w:rsidR="002614C6" w:rsidRPr="00327A8D">
        <w:rPr>
          <w:rFonts w:cstheme="minorHAnsi"/>
          <w:szCs w:val="20"/>
          <w:lang w:val="nb-NO"/>
        </w:rPr>
        <w:t>.</w:t>
      </w:r>
    </w:p>
    <w:p w14:paraId="795D8AF9" w14:textId="77777777"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008F08D1" w:rsidRPr="00327A8D">
        <w:rPr>
          <w:rFonts w:cstheme="minorHAnsi"/>
          <w:szCs w:val="20"/>
          <w:lang w:val="nb-NO"/>
        </w:rPr>
        <w:t>l</w:t>
      </w:r>
      <w:r w:rsidRPr="00327A8D">
        <w:rPr>
          <w:rFonts w:cstheme="minorHAnsi"/>
          <w:szCs w:val="20"/>
          <w:lang w:val="nb-NO"/>
        </w:rPr>
        <w:t xml:space="preserve">ight number. </w:t>
      </w:r>
    </w:p>
    <w:p w14:paraId="795D8AFA" w14:textId="77777777" w:rsidR="002614C6" w:rsidRPr="00327A8D" w:rsidRDefault="002614C6" w:rsidP="002614C6">
      <w:pPr>
        <w:autoSpaceDE w:val="0"/>
        <w:autoSpaceDN w:val="0"/>
        <w:adjustRightInd w:val="0"/>
        <w:contextualSpacing w:val="0"/>
        <w:jc w:val="left"/>
        <w:rPr>
          <w:rFonts w:cstheme="minorHAnsi"/>
          <w:szCs w:val="20"/>
          <w:lang w:val="nb-NO"/>
        </w:rPr>
      </w:pPr>
    </w:p>
    <w:p w14:paraId="795D8AFB"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14:paraId="795D8AFC" w14:textId="77777777" w:rsidR="002614C6" w:rsidRPr="00327A8D" w:rsidRDefault="002614C6" w:rsidP="002614C6">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 initiate their own turn when the other airframe's nose is pointing directly at them.</w:t>
      </w:r>
    </w:p>
    <w:p w14:paraId="795D8AFD" w14:textId="77777777" w:rsidR="002614C6" w:rsidRPr="00327A8D" w:rsidRDefault="002614C6" w:rsidP="008F08D1">
      <w:pPr>
        <w:autoSpaceDE w:val="0"/>
        <w:autoSpaceDN w:val="0"/>
        <w:adjustRightInd w:val="0"/>
        <w:contextualSpacing w:val="0"/>
        <w:jc w:val="left"/>
        <w:rPr>
          <w:rFonts w:cstheme="minorHAnsi"/>
          <w:szCs w:val="20"/>
          <w:lang w:val="nb-NO"/>
        </w:rPr>
      </w:pPr>
      <w:r w:rsidRPr="00327A8D">
        <w:rPr>
          <w:rFonts w:cstheme="minorHAnsi"/>
          <w:szCs w:val="20"/>
          <w:lang w:val="nb-NO"/>
        </w:rPr>
        <w:t>Both aircraft will complete the turn by performing an energy sustained turn</w:t>
      </w:r>
      <w:r w:rsidR="008F08D1" w:rsidRPr="00327A8D">
        <w:rPr>
          <w:rFonts w:cstheme="minorHAnsi"/>
          <w:szCs w:val="20"/>
          <w:lang w:val="nb-NO"/>
        </w:rPr>
        <w:t>.</w:t>
      </w:r>
    </w:p>
    <w:p w14:paraId="795D8AFE" w14:textId="77777777" w:rsidR="008F08D1" w:rsidRPr="002614C6" w:rsidRDefault="008F08D1" w:rsidP="002614C6">
      <w:pPr>
        <w:rPr>
          <w:rFonts w:ascii="CMSS10" w:hAnsi="CMSS10" w:cs="CMSS10"/>
          <w:sz w:val="20"/>
          <w:szCs w:val="20"/>
          <w:lang w:val="nb-NO"/>
        </w:rPr>
      </w:pPr>
    </w:p>
    <w:p w14:paraId="795D8AFF" w14:textId="77777777" w:rsidR="002614C6" w:rsidRPr="002614C6" w:rsidRDefault="002614C6" w:rsidP="00E17A71">
      <w:pPr>
        <w:jc w:val="center"/>
        <w:rPr>
          <w:rFonts w:ascii="CMSS10" w:hAnsi="CMSS10" w:cs="CMSS10"/>
          <w:sz w:val="20"/>
          <w:szCs w:val="20"/>
          <w:lang w:val="nb-NO"/>
        </w:rPr>
      </w:pPr>
      <w:r>
        <w:rPr>
          <w:noProof/>
          <w:lang w:val="nb-NO" w:eastAsia="nb-NO"/>
        </w:rPr>
        <w:drawing>
          <wp:inline distT="0" distB="0" distL="0" distR="0" wp14:anchorId="795D8BEC" wp14:editId="795D8BED">
            <wp:extent cx="2356647" cy="2389909"/>
            <wp:effectExtent l="57150" t="19050" r="119853" b="67541"/>
            <wp:docPr id="40" name="Bil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srcRect/>
                    <a:stretch>
                      <a:fillRect/>
                    </a:stretch>
                  </pic:blipFill>
                  <pic:spPr bwMode="auto">
                    <a:xfrm>
                      <a:off x="0" y="0"/>
                      <a:ext cx="2358060" cy="2391342"/>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B00" w14:textId="77777777" w:rsidR="002614C6" w:rsidRDefault="002614C6" w:rsidP="002614C6">
      <w:pPr>
        <w:autoSpaceDE w:val="0"/>
        <w:autoSpaceDN w:val="0"/>
        <w:adjustRightInd w:val="0"/>
        <w:contextualSpacing w:val="0"/>
        <w:jc w:val="left"/>
        <w:rPr>
          <w:rFonts w:ascii="CMSSBX10" w:hAnsi="CMSSBX10" w:cs="CMSSBX10"/>
          <w:sz w:val="20"/>
          <w:szCs w:val="20"/>
          <w:lang w:val="nb-NO"/>
        </w:rPr>
      </w:pPr>
    </w:p>
    <w:p w14:paraId="795D8B01" w14:textId="77777777" w:rsidR="002614C6" w:rsidRDefault="002614C6" w:rsidP="002614C6">
      <w:pPr>
        <w:autoSpaceDE w:val="0"/>
        <w:autoSpaceDN w:val="0"/>
        <w:adjustRightInd w:val="0"/>
        <w:contextualSpacing w:val="0"/>
        <w:jc w:val="left"/>
        <w:rPr>
          <w:rFonts w:ascii="CMSSBX10" w:hAnsi="CMSSBX10" w:cs="CMSSBX10"/>
          <w:sz w:val="20"/>
          <w:szCs w:val="20"/>
          <w:lang w:val="nb-NO"/>
        </w:rPr>
      </w:pPr>
    </w:p>
    <w:p w14:paraId="795D8B02" w14:textId="77777777" w:rsidR="00913D38" w:rsidRDefault="00913D38" w:rsidP="002614C6">
      <w:pPr>
        <w:autoSpaceDE w:val="0"/>
        <w:autoSpaceDN w:val="0"/>
        <w:adjustRightInd w:val="0"/>
        <w:contextualSpacing w:val="0"/>
        <w:jc w:val="left"/>
        <w:rPr>
          <w:rFonts w:ascii="CMSSBX10" w:hAnsi="CMSSBX10" w:cs="CMSSBX10"/>
          <w:sz w:val="20"/>
          <w:szCs w:val="20"/>
          <w:lang w:val="nb-NO"/>
        </w:rPr>
      </w:pPr>
    </w:p>
    <w:p w14:paraId="795D8B03" w14:textId="77777777" w:rsidR="002614C6" w:rsidRPr="001568E9" w:rsidRDefault="002614C6" w:rsidP="001568E9">
      <w:pPr>
        <w:pStyle w:val="Heading4"/>
        <w:rPr>
          <w:rFonts w:ascii="CMSS10" w:hAnsi="CMSS10" w:cs="CMSS10"/>
          <w:b/>
          <w:lang w:val="nb-NO"/>
        </w:rPr>
      </w:pPr>
      <w:r w:rsidRPr="001568E9">
        <w:rPr>
          <w:b/>
          <w:lang w:val="nb-NO"/>
        </w:rPr>
        <w:t>45</w:t>
      </w:r>
      <w:r w:rsidR="000B79C7" w:rsidRPr="001568E9">
        <w:rPr>
          <w:rFonts w:cstheme="majorHAnsi"/>
          <w:b/>
          <w:lang w:val="nb-NO"/>
        </w:rPr>
        <w:t xml:space="preserve">° </w:t>
      </w:r>
      <w:r w:rsidRPr="001568E9">
        <w:rPr>
          <w:b/>
          <w:lang w:val="nb-NO"/>
        </w:rPr>
        <w:t>tactical turns</w:t>
      </w:r>
    </w:p>
    <w:p w14:paraId="795D8B04"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A 45</w:t>
      </w:r>
      <w:r w:rsidR="000B79C7" w:rsidRPr="00327A8D">
        <w:rPr>
          <w:rFonts w:cstheme="minorHAnsi"/>
          <w:szCs w:val="20"/>
          <w:lang w:val="nb-NO"/>
        </w:rPr>
        <w:t xml:space="preserve">° </w:t>
      </w:r>
      <w:r w:rsidRPr="00327A8D">
        <w:rPr>
          <w:rFonts w:cstheme="minorHAnsi"/>
          <w:szCs w:val="20"/>
          <w:lang w:val="nb-NO"/>
        </w:rPr>
        <w:t xml:space="preserve">tactical turn while in line abreast formation will be directed with the call </w:t>
      </w:r>
      <w:r w:rsidR="001568E9" w:rsidRPr="00327A8D">
        <w:rPr>
          <w:rFonts w:cstheme="minorHAnsi"/>
          <w:szCs w:val="20"/>
          <w:lang w:val="nb-NO"/>
        </w:rPr>
        <w:t>”TAC Left / Right 45”</w:t>
      </w:r>
      <w:r w:rsidRPr="00327A8D">
        <w:rPr>
          <w:rFonts w:cstheme="minorHAnsi"/>
          <w:szCs w:val="20"/>
          <w:lang w:val="nb-NO"/>
        </w:rPr>
        <w:t xml:space="preserve"> or</w:t>
      </w:r>
      <w:r w:rsidR="00327A8D">
        <w:rPr>
          <w:rFonts w:cstheme="minorHAnsi"/>
          <w:szCs w:val="20"/>
          <w:lang w:val="nb-NO"/>
        </w:rPr>
        <w:t xml:space="preserve"> </w:t>
      </w:r>
      <w:r w:rsidR="001568E9" w:rsidRPr="00327A8D">
        <w:rPr>
          <w:rFonts w:cstheme="minorHAnsi"/>
          <w:szCs w:val="20"/>
          <w:lang w:val="nb-NO"/>
        </w:rPr>
        <w:t>”</w:t>
      </w:r>
      <w:r w:rsidRPr="00327A8D">
        <w:rPr>
          <w:rFonts w:cstheme="minorHAnsi"/>
          <w:szCs w:val="20"/>
          <w:lang w:val="nb-NO"/>
        </w:rPr>
        <w:t>TAC Left / Right heading</w:t>
      </w:r>
      <w:r w:rsidR="001568E9" w:rsidRPr="00327A8D">
        <w:rPr>
          <w:rFonts w:cstheme="minorHAnsi"/>
          <w:szCs w:val="20"/>
          <w:lang w:val="nb-NO"/>
        </w:rPr>
        <w:t>”</w:t>
      </w:r>
      <w:r w:rsidRPr="00327A8D">
        <w:rPr>
          <w:rFonts w:cstheme="minorHAnsi"/>
          <w:szCs w:val="20"/>
          <w:lang w:val="nb-NO"/>
        </w:rPr>
        <w:t>.</w:t>
      </w:r>
    </w:p>
    <w:p w14:paraId="795D8B05" w14:textId="77777777" w:rsidR="000B79C7" w:rsidRPr="00327A8D" w:rsidRDefault="002614C6" w:rsidP="000B79C7">
      <w:pPr>
        <w:autoSpaceDE w:val="0"/>
        <w:autoSpaceDN w:val="0"/>
        <w:adjustRightInd w:val="0"/>
        <w:contextualSpacing w:val="0"/>
        <w:jc w:val="left"/>
        <w:rPr>
          <w:rFonts w:cstheme="minorHAnsi"/>
          <w:szCs w:val="20"/>
          <w:lang w:val="nb-NO"/>
        </w:rPr>
      </w:pPr>
      <w:r w:rsidRPr="00327A8D">
        <w:rPr>
          <w:rFonts w:cstheme="minorHAnsi"/>
          <w:szCs w:val="20"/>
          <w:lang w:val="nb-NO"/>
        </w:rPr>
        <w:t xml:space="preserve">The turn will start immediately when the last pilot responds with their </w:t>
      </w:r>
      <w:r w:rsidR="000B79C7" w:rsidRPr="00327A8D">
        <w:rPr>
          <w:rFonts w:cstheme="minorHAnsi"/>
          <w:szCs w:val="20"/>
          <w:lang w:val="nb-NO"/>
        </w:rPr>
        <w:t>f</w:t>
      </w:r>
      <w:r w:rsidRPr="00327A8D">
        <w:rPr>
          <w:rFonts w:cstheme="minorHAnsi"/>
          <w:szCs w:val="20"/>
          <w:lang w:val="nb-NO"/>
        </w:rPr>
        <w:t xml:space="preserve">ight number. </w:t>
      </w:r>
    </w:p>
    <w:p w14:paraId="795D8B06" w14:textId="77777777" w:rsidR="002614C6" w:rsidRPr="00327A8D" w:rsidRDefault="002614C6" w:rsidP="00357320">
      <w:pPr>
        <w:autoSpaceDE w:val="0"/>
        <w:autoSpaceDN w:val="0"/>
        <w:adjustRightInd w:val="0"/>
        <w:contextualSpacing w:val="0"/>
        <w:jc w:val="left"/>
        <w:rPr>
          <w:rFonts w:cstheme="minorHAnsi"/>
          <w:szCs w:val="20"/>
          <w:lang w:val="nb-NO"/>
        </w:rPr>
      </w:pPr>
    </w:p>
    <w:p w14:paraId="795D8B07"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pilot that is turning into their wingman</w:t>
      </w:r>
      <w:r w:rsidR="000B79C7" w:rsidRPr="00327A8D">
        <w:rPr>
          <w:rFonts w:cstheme="minorHAnsi"/>
          <w:szCs w:val="20"/>
          <w:lang w:val="nb-NO"/>
        </w:rPr>
        <w:t xml:space="preserve"> initiates the turn by turning fi</w:t>
      </w:r>
      <w:r w:rsidRPr="00327A8D">
        <w:rPr>
          <w:rFonts w:cstheme="minorHAnsi"/>
          <w:szCs w:val="20"/>
          <w:lang w:val="nb-NO"/>
        </w:rPr>
        <w:t>rst</w:t>
      </w:r>
    </w:p>
    <w:p w14:paraId="795D8B08" w14:textId="77777777" w:rsidR="002614C6" w:rsidRPr="00327A8D" w:rsidRDefault="002614C6"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turning away from the wingman the pilot will watch the other airframe begin it's turn and then</w:t>
      </w:r>
      <w:r w:rsidR="00327A8D">
        <w:rPr>
          <w:rFonts w:cstheme="minorHAnsi"/>
          <w:szCs w:val="20"/>
          <w:lang w:val="nb-NO"/>
        </w:rPr>
        <w:t xml:space="preserve"> </w:t>
      </w:r>
      <w:r w:rsidRPr="00327A8D">
        <w:rPr>
          <w:rFonts w:cstheme="minorHAnsi"/>
          <w:szCs w:val="20"/>
          <w:lang w:val="nb-NO"/>
        </w:rPr>
        <w:t>initiate their own turn when the other airframe passes their 6-o'clock position.</w:t>
      </w:r>
    </w:p>
    <w:p w14:paraId="795D8B09" w14:textId="77777777" w:rsidR="002614C6" w:rsidRPr="00327A8D" w:rsidRDefault="002614C6" w:rsidP="00357320">
      <w:pPr>
        <w:rPr>
          <w:rFonts w:cstheme="minorHAnsi"/>
          <w:szCs w:val="20"/>
          <w:lang w:val="nb-NO"/>
        </w:rPr>
      </w:pPr>
      <w:r w:rsidRPr="00327A8D">
        <w:rPr>
          <w:rFonts w:cstheme="minorHAnsi"/>
          <w:szCs w:val="20"/>
          <w:lang w:val="nb-NO"/>
        </w:rPr>
        <w:t>Both aircraft will perform the turn by performing an energy sustained turn</w:t>
      </w:r>
    </w:p>
    <w:p w14:paraId="795D8B0A" w14:textId="77777777" w:rsidR="00913D38" w:rsidRPr="001568E9" w:rsidRDefault="00913D38" w:rsidP="00357320">
      <w:pPr>
        <w:rPr>
          <w:rFonts w:cstheme="minorHAnsi"/>
          <w:sz w:val="20"/>
          <w:szCs w:val="20"/>
          <w:lang w:val="nb-NO"/>
        </w:rPr>
      </w:pPr>
    </w:p>
    <w:p w14:paraId="795D8B0B" w14:textId="77777777" w:rsidR="00357320" w:rsidRPr="00357320" w:rsidRDefault="00357320" w:rsidP="00E17A71">
      <w:pPr>
        <w:jc w:val="center"/>
      </w:pPr>
      <w:r>
        <w:rPr>
          <w:noProof/>
          <w:lang w:val="nb-NO" w:eastAsia="nb-NO"/>
        </w:rPr>
        <w:drawing>
          <wp:inline distT="0" distB="0" distL="0" distR="0" wp14:anchorId="795D8BEE" wp14:editId="795D8BEF">
            <wp:extent cx="2039756" cy="2993158"/>
            <wp:effectExtent l="57150" t="19050" r="112894" b="73892"/>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2037167" cy="2989360"/>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14:paraId="795D8B0C" w14:textId="77777777" w:rsidR="00357320" w:rsidRDefault="00357320" w:rsidP="00357320"/>
    <w:p w14:paraId="795D8B0D" w14:textId="77777777" w:rsidR="00357320" w:rsidRPr="002614C6" w:rsidRDefault="00357320" w:rsidP="00357320"/>
    <w:p w14:paraId="795D8B0E" w14:textId="77777777" w:rsidR="00D15FA7" w:rsidRDefault="00D15FA7" w:rsidP="00D15FA7"/>
    <w:p w14:paraId="795D8B0F" w14:textId="77777777" w:rsidR="00D15FA7" w:rsidRPr="00913D38" w:rsidRDefault="00D15FA7" w:rsidP="00045862">
      <w:pPr>
        <w:pStyle w:val="Heading4"/>
        <w:rPr>
          <w:b/>
        </w:rPr>
      </w:pPr>
      <w:r w:rsidRPr="00913D38">
        <w:rPr>
          <w:b/>
        </w:rPr>
        <w:t>PITCH BACK</w:t>
      </w:r>
    </w:p>
    <w:p w14:paraId="795D8B10"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pitch back is related to the energy sustaining turn except that it uses a nose high attitude in the</w:t>
      </w:r>
      <w:r w:rsidR="00913D38" w:rsidRPr="00327A8D">
        <w:rPr>
          <w:rFonts w:cstheme="minorHAnsi"/>
          <w:szCs w:val="20"/>
          <w:lang w:val="nb-NO"/>
        </w:rPr>
        <w:t xml:space="preserve"> </w:t>
      </w:r>
      <w:r w:rsidRPr="00327A8D">
        <w:rPr>
          <w:rFonts w:cstheme="minorHAnsi"/>
          <w:szCs w:val="20"/>
          <w:lang w:val="nb-NO"/>
        </w:rPr>
        <w:t>turn to gain altitude while turning.</w:t>
      </w:r>
    </w:p>
    <w:p w14:paraId="795D8B11"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When performing a pitch back energy is either lost or spent more slowly meaning the turning circle will</w:t>
      </w:r>
      <w:r w:rsidR="00913D38" w:rsidRPr="00327A8D">
        <w:rPr>
          <w:rFonts w:cstheme="minorHAnsi"/>
          <w:szCs w:val="20"/>
          <w:lang w:val="nb-NO"/>
        </w:rPr>
        <w:t xml:space="preserve"> </w:t>
      </w:r>
      <w:r w:rsidRPr="00327A8D">
        <w:rPr>
          <w:rFonts w:cstheme="minorHAnsi"/>
          <w:szCs w:val="20"/>
          <w:lang w:val="nb-NO"/>
        </w:rPr>
        <w:t>be wider or airspeed will be lower after the manoeuvre. This will require the wingman to perform some extra work</w:t>
      </w:r>
      <w:r w:rsidR="000B79C7" w:rsidRPr="00327A8D">
        <w:rPr>
          <w:rFonts w:cstheme="minorHAnsi"/>
          <w:szCs w:val="20"/>
          <w:lang w:val="nb-NO"/>
        </w:rPr>
        <w:t xml:space="preserve"> </w:t>
      </w:r>
      <w:r w:rsidRPr="00327A8D">
        <w:rPr>
          <w:rFonts w:cstheme="minorHAnsi"/>
          <w:szCs w:val="20"/>
          <w:lang w:val="nb-NO"/>
        </w:rPr>
        <w:t>returning to position.</w:t>
      </w:r>
    </w:p>
    <w:p w14:paraId="795D8B12" w14:textId="77777777" w:rsidR="00357320" w:rsidRPr="00327A8D" w:rsidRDefault="00357320" w:rsidP="00913D38">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 to be perf</w:t>
      </w:r>
      <w:r w:rsidR="000B79C7" w:rsidRPr="00327A8D">
        <w:rPr>
          <w:rFonts w:cstheme="minorHAnsi"/>
          <w:szCs w:val="20"/>
          <w:lang w:val="nb-NO"/>
        </w:rPr>
        <w:t>ormed during the pre-flight brief</w:t>
      </w:r>
      <w:r w:rsidRPr="00327A8D">
        <w:rPr>
          <w:rFonts w:cstheme="minorHAnsi"/>
          <w:szCs w:val="20"/>
          <w:lang w:val="nb-NO"/>
        </w:rPr>
        <w:t>ing.</w:t>
      </w:r>
    </w:p>
    <w:p w14:paraId="795D8B13" w14:textId="77777777" w:rsidR="00D15FA7" w:rsidRDefault="00D15FA7" w:rsidP="00D15FA7"/>
    <w:p w14:paraId="795D8B14" w14:textId="77777777" w:rsidR="00D15FA7" w:rsidRPr="00913D38" w:rsidRDefault="00D15FA7" w:rsidP="00045862">
      <w:pPr>
        <w:pStyle w:val="Heading4"/>
        <w:rPr>
          <w:b/>
        </w:rPr>
      </w:pPr>
      <w:r w:rsidRPr="00913D38">
        <w:rPr>
          <w:b/>
        </w:rPr>
        <w:t>SLICE BACK</w:t>
      </w:r>
    </w:p>
    <w:p w14:paraId="795D8B15"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The slice back is related to the energy sustaining turn except that it uses a nose low attitude in the turn</w:t>
      </w:r>
      <w:r w:rsidR="000B79C7" w:rsidRPr="00327A8D">
        <w:rPr>
          <w:rFonts w:cstheme="minorHAnsi"/>
          <w:szCs w:val="20"/>
          <w:lang w:val="nb-NO"/>
        </w:rPr>
        <w:t xml:space="preserve"> </w:t>
      </w:r>
      <w:r w:rsidRPr="00327A8D">
        <w:rPr>
          <w:rFonts w:cstheme="minorHAnsi"/>
          <w:szCs w:val="20"/>
          <w:lang w:val="nb-NO"/>
        </w:rPr>
        <w:t>to trade altitude for airspeed while turning and is usually done defensively when airspeed is critical.</w:t>
      </w:r>
    </w:p>
    <w:p w14:paraId="795D8B16" w14:textId="77777777" w:rsidR="00357320" w:rsidRPr="00327A8D" w:rsidRDefault="00357320" w:rsidP="00357320">
      <w:pPr>
        <w:autoSpaceDE w:val="0"/>
        <w:autoSpaceDN w:val="0"/>
        <w:adjustRightInd w:val="0"/>
        <w:contextualSpacing w:val="0"/>
        <w:jc w:val="left"/>
        <w:rPr>
          <w:rFonts w:cstheme="minorHAnsi"/>
          <w:szCs w:val="20"/>
          <w:lang w:val="nb-NO"/>
        </w:rPr>
      </w:pPr>
      <w:r w:rsidRPr="00327A8D">
        <w:rPr>
          <w:rFonts w:cstheme="minorHAnsi"/>
          <w:szCs w:val="20"/>
          <w:lang w:val="nb-NO"/>
        </w:rPr>
        <w:t>When performing a slice back altitude is converted to airspeed a</w:t>
      </w:r>
      <w:r w:rsidR="00913D38" w:rsidRPr="00327A8D">
        <w:rPr>
          <w:rFonts w:cstheme="minorHAnsi"/>
          <w:szCs w:val="20"/>
          <w:lang w:val="nb-NO"/>
        </w:rPr>
        <w:t>nd the turning circle will be aff</w:t>
      </w:r>
      <w:r w:rsidRPr="00327A8D">
        <w:rPr>
          <w:rFonts w:cstheme="minorHAnsi"/>
          <w:szCs w:val="20"/>
          <w:lang w:val="nb-NO"/>
        </w:rPr>
        <w:t>ected by</w:t>
      </w:r>
      <w:r w:rsidR="000B79C7" w:rsidRPr="00327A8D">
        <w:rPr>
          <w:rFonts w:cstheme="minorHAnsi"/>
          <w:szCs w:val="20"/>
          <w:lang w:val="nb-NO"/>
        </w:rPr>
        <w:t xml:space="preserve"> </w:t>
      </w:r>
      <w:r w:rsidRPr="00327A8D">
        <w:rPr>
          <w:rFonts w:cstheme="minorHAnsi"/>
          <w:szCs w:val="20"/>
          <w:lang w:val="nb-NO"/>
        </w:rPr>
        <w:t>the manoeuvre. This will require the wingman to perform some extra work returning to position.</w:t>
      </w:r>
    </w:p>
    <w:p w14:paraId="795D8B17" w14:textId="77777777" w:rsidR="00357320" w:rsidRPr="00327A8D" w:rsidRDefault="00357320" w:rsidP="000B79C7">
      <w:pPr>
        <w:autoSpaceDE w:val="0"/>
        <w:autoSpaceDN w:val="0"/>
        <w:adjustRightInd w:val="0"/>
        <w:contextualSpacing w:val="0"/>
        <w:jc w:val="left"/>
        <w:rPr>
          <w:rFonts w:cstheme="minorHAnsi"/>
          <w:szCs w:val="20"/>
          <w:lang w:val="nb-NO"/>
        </w:rPr>
      </w:pPr>
      <w:r w:rsidRPr="00327A8D">
        <w:rPr>
          <w:rFonts w:cstheme="minorHAnsi"/>
          <w:szCs w:val="20"/>
          <w:lang w:val="nb-NO"/>
        </w:rPr>
        <w:t>The lead pilot should cover how this manoeuvre is expected</w:t>
      </w:r>
      <w:r w:rsidR="000B79C7" w:rsidRPr="00327A8D">
        <w:rPr>
          <w:rFonts w:cstheme="minorHAnsi"/>
          <w:szCs w:val="20"/>
          <w:lang w:val="nb-NO"/>
        </w:rPr>
        <w:t xml:space="preserve"> to be performed during the pre-flight brief</w:t>
      </w:r>
      <w:r w:rsidRPr="00327A8D">
        <w:rPr>
          <w:rFonts w:cstheme="minorHAnsi"/>
          <w:szCs w:val="20"/>
          <w:lang w:val="nb-NO"/>
        </w:rPr>
        <w:t>ing.</w:t>
      </w:r>
    </w:p>
    <w:p w14:paraId="795D8B18" w14:textId="77777777" w:rsidR="00FC76D3" w:rsidRDefault="00FC76D3" w:rsidP="00163F4F">
      <w:pPr>
        <w:rPr>
          <w:lang w:val="en-US"/>
        </w:rPr>
      </w:pPr>
    </w:p>
    <w:p w14:paraId="795D8B19" w14:textId="77777777" w:rsidR="00FC76D3" w:rsidRDefault="00FC76D3" w:rsidP="00163F4F">
      <w:pPr>
        <w:rPr>
          <w:lang w:val="en-US"/>
        </w:rPr>
      </w:pPr>
    </w:p>
    <w:p w14:paraId="795D8B1A" w14:textId="77777777" w:rsidR="004F5819" w:rsidRDefault="004F5819" w:rsidP="00163F4F">
      <w:pPr>
        <w:rPr>
          <w:lang w:val="en-US"/>
        </w:rPr>
      </w:pPr>
    </w:p>
    <w:p w14:paraId="795D8B1B" w14:textId="77777777" w:rsidR="004F5819" w:rsidRDefault="004F5819" w:rsidP="00163F4F">
      <w:pPr>
        <w:rPr>
          <w:lang w:val="en-US"/>
        </w:rPr>
      </w:pPr>
    </w:p>
    <w:p w14:paraId="795D8B1C" w14:textId="77777777" w:rsidR="002A4C65" w:rsidRDefault="002A4C65" w:rsidP="00163F4F">
      <w:pPr>
        <w:rPr>
          <w:lang w:val="en-US"/>
        </w:rPr>
      </w:pPr>
    </w:p>
    <w:p w14:paraId="795D8B1D" w14:textId="77777777" w:rsidR="002A4C65" w:rsidRDefault="002A4C65" w:rsidP="00163F4F">
      <w:pPr>
        <w:rPr>
          <w:lang w:val="en-US"/>
        </w:rPr>
      </w:pPr>
    </w:p>
    <w:p w14:paraId="795D8B1E" w14:textId="77777777" w:rsidR="00450FF0" w:rsidRDefault="00450FF0" w:rsidP="00163F4F"/>
    <w:p w14:paraId="795D8B1F" w14:textId="77777777" w:rsidR="00163F4F" w:rsidRPr="00163F4F" w:rsidRDefault="00163F4F" w:rsidP="00163F4F"/>
    <w:p w14:paraId="795D8B20" w14:textId="77777777" w:rsidR="00AD6038" w:rsidRDefault="00AD6038" w:rsidP="002E5DB7">
      <w:pPr>
        <w:pStyle w:val="Heading2"/>
      </w:pPr>
      <w:bookmarkStart w:id="15" w:name="_Toc29935333"/>
      <w:r>
        <w:t xml:space="preserve">TAC-02: </w:t>
      </w:r>
      <w:r w:rsidRPr="002E5DB7">
        <w:rPr>
          <w:b/>
          <w:bCs/>
        </w:rPr>
        <w:t xml:space="preserve">DEFENSIVE SYSTEMS AND </w:t>
      </w:r>
      <w:r w:rsidR="00E10BB9" w:rsidRPr="002E5DB7">
        <w:rPr>
          <w:b/>
          <w:bCs/>
        </w:rPr>
        <w:t>MANOEUVRES</w:t>
      </w:r>
      <w:r>
        <w:t xml:space="preserve"> (SQ)</w:t>
      </w:r>
      <w:bookmarkEnd w:id="15"/>
    </w:p>
    <w:p w14:paraId="795D8B21" w14:textId="77777777" w:rsidR="00AD6038" w:rsidRDefault="00AD6038" w:rsidP="002E5DB7">
      <w:pPr>
        <w:pStyle w:val="Heading2"/>
      </w:pPr>
      <w:bookmarkStart w:id="16" w:name="_Toc29935334"/>
      <w:r>
        <w:t>TAC-</w:t>
      </w:r>
      <w:r w:rsidR="00E10BB9">
        <w:t>03</w:t>
      </w:r>
      <w:r>
        <w:t xml:space="preserve">: </w:t>
      </w:r>
      <w:r>
        <w:rPr>
          <w:b/>
          <w:bCs/>
        </w:rPr>
        <w:t>NIGHT OPERATIONS</w:t>
      </w:r>
      <w:r>
        <w:t xml:space="preserve"> (SQ)</w:t>
      </w:r>
      <w:bookmarkEnd w:id="16"/>
    </w:p>
    <w:p w14:paraId="795D8B22" w14:textId="77777777" w:rsidR="00E10BB9" w:rsidRDefault="00E10BB9" w:rsidP="002E5DB7">
      <w:pPr>
        <w:pStyle w:val="Heading2"/>
      </w:pPr>
      <w:bookmarkStart w:id="17" w:name="_Toc29935335"/>
      <w:r>
        <w:t xml:space="preserve">TAC-04: </w:t>
      </w:r>
      <w:r>
        <w:rPr>
          <w:b/>
          <w:bCs/>
        </w:rPr>
        <w:t xml:space="preserve">AWACS COMMUNICATIONS </w:t>
      </w:r>
      <w:r>
        <w:t>(SQ)</w:t>
      </w:r>
      <w:bookmarkEnd w:id="17"/>
    </w:p>
    <w:p w14:paraId="795D8B23" w14:textId="77777777" w:rsidR="00473ADC" w:rsidRDefault="00E10BB9" w:rsidP="002E5DB7">
      <w:pPr>
        <w:pStyle w:val="Heading2"/>
      </w:pPr>
      <w:bookmarkStart w:id="18" w:name="_Toc29935336"/>
      <w:r>
        <w:t>SAT-01</w:t>
      </w:r>
      <w:r w:rsidR="00473ADC">
        <w:t xml:space="preserve">: </w:t>
      </w:r>
      <w:r w:rsidR="00473ADC" w:rsidRPr="002E5DB7">
        <w:rPr>
          <w:b/>
          <w:bCs/>
        </w:rPr>
        <w:t>HIGH AND MEDIUM ALTITUDE DELIVERIES</w:t>
      </w:r>
      <w:r w:rsidR="00473ADC">
        <w:t xml:space="preserve"> (SQ)</w:t>
      </w:r>
      <w:bookmarkEnd w:id="18"/>
    </w:p>
    <w:p w14:paraId="795D8B24" w14:textId="77777777" w:rsidR="00473ADC" w:rsidRDefault="00E10BB9" w:rsidP="002E5DB7">
      <w:pPr>
        <w:pStyle w:val="Heading2"/>
      </w:pPr>
      <w:bookmarkStart w:id="19" w:name="_Toc29935337"/>
      <w:r>
        <w:t>SAT</w:t>
      </w:r>
      <w:r w:rsidR="00473ADC">
        <w:t>-0</w:t>
      </w:r>
      <w:r>
        <w:t>2</w:t>
      </w:r>
      <w:r w:rsidR="00473ADC">
        <w:t xml:space="preserve">: </w:t>
      </w:r>
      <w:r w:rsidR="00473ADC">
        <w:rPr>
          <w:b/>
          <w:bCs/>
        </w:rPr>
        <w:t>LOW ALTITUDE DELIVERIES</w:t>
      </w:r>
      <w:r w:rsidR="00473ADC">
        <w:t xml:space="preserve"> (SQ)</w:t>
      </w:r>
      <w:bookmarkEnd w:id="19"/>
    </w:p>
    <w:p w14:paraId="795D8B25" w14:textId="77777777" w:rsidR="00E10BB9" w:rsidRDefault="00E10BB9" w:rsidP="002E5DB7">
      <w:pPr>
        <w:pStyle w:val="Heading2"/>
      </w:pPr>
      <w:bookmarkStart w:id="20" w:name="_Toc29935338"/>
      <w:r>
        <w:t xml:space="preserve">ACT-01: </w:t>
      </w:r>
      <w:r>
        <w:rPr>
          <w:b/>
          <w:bCs/>
        </w:rPr>
        <w:t>ACM 1v1 WVR MANOEUVRING</w:t>
      </w:r>
      <w:r>
        <w:t xml:space="preserve"> (IP)</w:t>
      </w:r>
      <w:bookmarkEnd w:id="20"/>
    </w:p>
    <w:p w14:paraId="795D8B26" w14:textId="77777777" w:rsidR="00E10BB9" w:rsidRDefault="00E10BB9" w:rsidP="002E5DB7">
      <w:pPr>
        <w:pStyle w:val="Heading2"/>
      </w:pPr>
      <w:bookmarkStart w:id="21" w:name="_Toc29935339"/>
      <w:r>
        <w:t xml:space="preserve">ACT-02: </w:t>
      </w:r>
      <w:r w:rsidRPr="002E5DB7">
        <w:rPr>
          <w:b/>
          <w:bCs/>
        </w:rPr>
        <w:t>BVR ENGAGEMENTS AND MUTUAL SUPPORT</w:t>
      </w:r>
      <w:r>
        <w:t xml:space="preserve"> (IP)</w:t>
      </w:r>
      <w:bookmarkEnd w:id="21"/>
    </w:p>
    <w:p w14:paraId="795D8B27" w14:textId="77777777" w:rsidR="00E10BB9" w:rsidRDefault="00E10BB9" w:rsidP="002E5DB7">
      <w:pPr>
        <w:pStyle w:val="Heading2"/>
      </w:pPr>
      <w:bookmarkStart w:id="22" w:name="_Toc29935340"/>
      <w:r>
        <w:t xml:space="preserve">TAC-05: </w:t>
      </w:r>
      <w:r w:rsidRPr="002E5DB7">
        <w:rPr>
          <w:b/>
          <w:bCs/>
        </w:rPr>
        <w:t>MISSION QUALIFICATION TRAINING CHECKOUT</w:t>
      </w:r>
      <w:r>
        <w:t xml:space="preserve"> (IP)</w:t>
      </w:r>
      <w:bookmarkEnd w:id="22"/>
    </w:p>
    <w:p w14:paraId="795D8B28" w14:textId="77777777" w:rsidR="00E10BB9" w:rsidRPr="00E10BB9" w:rsidRDefault="00E10BB9" w:rsidP="002E5DB7"/>
    <w:p w14:paraId="795D8B29" w14:textId="77777777" w:rsidR="00E10BB9" w:rsidRPr="00E10BB9" w:rsidRDefault="00E10BB9" w:rsidP="002E5DB7"/>
    <w:p w14:paraId="795D8B2A" w14:textId="77777777" w:rsidR="00473ADC" w:rsidRPr="00473ADC" w:rsidRDefault="00473ADC" w:rsidP="002E5DB7"/>
    <w:p w14:paraId="795D8B2B"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2C" w14:textId="77777777" w:rsidR="00E10BB9" w:rsidRDefault="00E10BB9" w:rsidP="002E5DB7">
      <w:pPr>
        <w:pStyle w:val="Heading1"/>
      </w:pPr>
      <w:bookmarkStart w:id="23" w:name="_Toc29935341"/>
      <w:r w:rsidRPr="0082545B">
        <w:rPr>
          <w:b/>
          <w:bCs/>
        </w:rPr>
        <w:lastRenderedPageBreak/>
        <w:t>CONTINUATION TRAINING</w:t>
      </w:r>
      <w:r>
        <w:t xml:space="preserve"> (CT)</w:t>
      </w:r>
      <w:bookmarkEnd w:id="23"/>
    </w:p>
    <w:p w14:paraId="795D8B2D" w14:textId="77777777" w:rsidR="00E10BB9" w:rsidRDefault="00E10BB9" w:rsidP="002E5DB7"/>
    <w:p w14:paraId="795D8B2E" w14:textId="77777777" w:rsidR="00E10BB9" w:rsidRDefault="00E10BB9" w:rsidP="002E5DB7">
      <w:pPr>
        <w:pStyle w:val="Heading2"/>
      </w:pPr>
      <w:bookmarkStart w:id="24" w:name="_Toc29935342"/>
      <w:r>
        <w:t xml:space="preserve">ACT-03: </w:t>
      </w:r>
      <w:r>
        <w:rPr>
          <w:b/>
          <w:bCs/>
        </w:rPr>
        <w:t xml:space="preserve">DCA CAP </w:t>
      </w:r>
      <w:r>
        <w:t>(SQ)</w:t>
      </w:r>
      <w:bookmarkEnd w:id="24"/>
    </w:p>
    <w:p w14:paraId="795D8B2F" w14:textId="77777777" w:rsidR="00E10BB9" w:rsidRDefault="00E10BB9" w:rsidP="002E5DB7">
      <w:pPr>
        <w:pStyle w:val="Heading2"/>
      </w:pPr>
      <w:bookmarkStart w:id="25" w:name="_Toc29935343"/>
      <w:r>
        <w:t>ACT-0</w:t>
      </w:r>
      <w:r w:rsidR="002C2F9A">
        <w:t>4</w:t>
      </w:r>
      <w:r>
        <w:t xml:space="preserve">: </w:t>
      </w:r>
      <w:r w:rsidR="002C2F9A">
        <w:rPr>
          <w:b/>
          <w:bCs/>
        </w:rPr>
        <w:t>OCA SWEEP</w:t>
      </w:r>
      <w:r>
        <w:t>(SQ)</w:t>
      </w:r>
      <w:bookmarkEnd w:id="25"/>
    </w:p>
    <w:p w14:paraId="795D8B30" w14:textId="77777777" w:rsidR="00E10BB9" w:rsidRDefault="00E10BB9" w:rsidP="002E5DB7">
      <w:pPr>
        <w:pStyle w:val="Heading2"/>
      </w:pPr>
      <w:bookmarkStart w:id="26" w:name="_Toc29935344"/>
      <w:r>
        <w:t>ACT-0</w:t>
      </w:r>
      <w:r w:rsidR="002C2F9A">
        <w:t>5</w:t>
      </w:r>
      <w:r>
        <w:t xml:space="preserve">: </w:t>
      </w:r>
      <w:r w:rsidR="002C2F9A">
        <w:rPr>
          <w:b/>
          <w:bCs/>
        </w:rPr>
        <w:t xml:space="preserve">OCA ESCORT </w:t>
      </w:r>
      <w:r>
        <w:t>(SQ)</w:t>
      </w:r>
      <w:bookmarkEnd w:id="26"/>
    </w:p>
    <w:p w14:paraId="795D8B31" w14:textId="77777777" w:rsidR="00E10BB9" w:rsidRDefault="002C2F9A" w:rsidP="002E5DB7">
      <w:pPr>
        <w:pStyle w:val="Heading2"/>
      </w:pPr>
      <w:bookmarkStart w:id="27" w:name="_Toc29935345"/>
      <w:r>
        <w:t>SAT</w:t>
      </w:r>
      <w:r w:rsidR="00E10BB9">
        <w:t xml:space="preserve">-03: </w:t>
      </w:r>
      <w:r>
        <w:rPr>
          <w:b/>
          <w:bCs/>
        </w:rPr>
        <w:t>SAT FLIGHT LEAD</w:t>
      </w:r>
      <w:r w:rsidR="00E10BB9">
        <w:t>(SQ)</w:t>
      </w:r>
      <w:bookmarkEnd w:id="27"/>
    </w:p>
    <w:p w14:paraId="795D8B32" w14:textId="77777777" w:rsidR="00E10BB9" w:rsidRDefault="002C2F9A" w:rsidP="002E5DB7">
      <w:pPr>
        <w:pStyle w:val="Heading2"/>
      </w:pPr>
      <w:bookmarkStart w:id="28" w:name="_Toc29935346"/>
      <w:r>
        <w:t>SAT</w:t>
      </w:r>
      <w:r w:rsidR="00E10BB9">
        <w:t>-0</w:t>
      </w:r>
      <w:r>
        <w:t>4</w:t>
      </w:r>
      <w:r w:rsidR="00E10BB9">
        <w:t xml:space="preserve">: </w:t>
      </w:r>
      <w:r>
        <w:rPr>
          <w:b/>
          <w:bCs/>
        </w:rPr>
        <w:t>ARMED RECONNAISSANCE</w:t>
      </w:r>
      <w:r w:rsidR="00E10BB9">
        <w:t>(SQ)</w:t>
      </w:r>
      <w:bookmarkEnd w:id="28"/>
    </w:p>
    <w:p w14:paraId="795D8B33" w14:textId="77777777" w:rsidR="00E10BB9" w:rsidRDefault="00E10BB9" w:rsidP="002E5DB7">
      <w:pPr>
        <w:pStyle w:val="Heading2"/>
      </w:pPr>
      <w:bookmarkStart w:id="29" w:name="_Toc29935347"/>
      <w:r>
        <w:t>ACT-0</w:t>
      </w:r>
      <w:r w:rsidR="002C2F9A">
        <w:t>6</w:t>
      </w:r>
      <w:r>
        <w:t xml:space="preserve">: </w:t>
      </w:r>
      <w:r w:rsidR="002C2F9A">
        <w:rPr>
          <w:b/>
          <w:bCs/>
        </w:rPr>
        <w:t>DCA INTERCEPT</w:t>
      </w:r>
      <w:r>
        <w:t>(SQ)</w:t>
      </w:r>
      <w:bookmarkEnd w:id="29"/>
    </w:p>
    <w:p w14:paraId="795D8B34" w14:textId="77777777" w:rsidR="00E10BB9" w:rsidRDefault="002C2F9A" w:rsidP="002E5DB7">
      <w:pPr>
        <w:pStyle w:val="Heading2"/>
      </w:pPr>
      <w:bookmarkStart w:id="30" w:name="_Toc29935348"/>
      <w:r>
        <w:t>SAT</w:t>
      </w:r>
      <w:r w:rsidR="00E10BB9">
        <w:t>-0</w:t>
      </w:r>
      <w:r>
        <w:t>5</w:t>
      </w:r>
      <w:r w:rsidR="00E10BB9">
        <w:t xml:space="preserve">: </w:t>
      </w:r>
      <w:r>
        <w:rPr>
          <w:b/>
          <w:bCs/>
        </w:rPr>
        <w:t xml:space="preserve">CLOSE AIR </w:t>
      </w:r>
      <w:proofErr w:type="gramStart"/>
      <w:r>
        <w:rPr>
          <w:b/>
          <w:bCs/>
        </w:rPr>
        <w:t>SUPPORT</w:t>
      </w:r>
      <w:r w:rsidR="00E10BB9">
        <w:t>(</w:t>
      </w:r>
      <w:proofErr w:type="gramEnd"/>
      <w:r>
        <w:t>IP- CAS INSTRUCTOR</w:t>
      </w:r>
      <w:r w:rsidR="00E10BB9">
        <w:t>)</w:t>
      </w:r>
      <w:bookmarkEnd w:id="30"/>
    </w:p>
    <w:p w14:paraId="795D8B35" w14:textId="77777777" w:rsidR="00E10BB9" w:rsidRDefault="002C2F9A" w:rsidP="002E5DB7">
      <w:pPr>
        <w:pStyle w:val="Heading2"/>
      </w:pPr>
      <w:bookmarkStart w:id="31" w:name="_Toc29935349"/>
      <w:r>
        <w:t>SAT</w:t>
      </w:r>
      <w:r w:rsidR="00E10BB9">
        <w:t>-0</w:t>
      </w:r>
      <w:r>
        <w:t>6</w:t>
      </w:r>
      <w:r w:rsidR="00E10BB9">
        <w:t xml:space="preserve">: </w:t>
      </w:r>
      <w:r>
        <w:rPr>
          <w:b/>
          <w:bCs/>
        </w:rPr>
        <w:t>SCAR</w:t>
      </w:r>
      <w:r w:rsidR="00E10BB9">
        <w:t>(SQ)</w:t>
      </w:r>
      <w:bookmarkEnd w:id="31"/>
    </w:p>
    <w:p w14:paraId="795D8B36" w14:textId="77777777" w:rsidR="00473ADC" w:rsidRPr="00473ADC" w:rsidRDefault="00473ADC" w:rsidP="002E5DB7"/>
    <w:p w14:paraId="795D8B37" w14:textId="77777777" w:rsidR="00AD6038" w:rsidRPr="00AD6038" w:rsidRDefault="00AD6038" w:rsidP="002E5DB7"/>
    <w:p w14:paraId="795D8B38" w14:textId="77777777" w:rsidR="00AD6038" w:rsidRDefault="00AD6038" w:rsidP="002E5DB7"/>
    <w:p w14:paraId="795D8B39"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3A" w14:textId="77777777" w:rsidR="002C2F9A" w:rsidRDefault="002C2F9A" w:rsidP="002E5DB7">
      <w:pPr>
        <w:pStyle w:val="Heading1"/>
      </w:pPr>
      <w:bookmarkStart w:id="32" w:name="_Toc29935350"/>
      <w:r w:rsidRPr="0082545B">
        <w:rPr>
          <w:b/>
          <w:bCs/>
        </w:rPr>
        <w:lastRenderedPageBreak/>
        <w:t>UPGRADES</w:t>
      </w:r>
      <w:r>
        <w:t xml:space="preserve"> (UGT)</w:t>
      </w:r>
      <w:bookmarkEnd w:id="32"/>
    </w:p>
    <w:p w14:paraId="795D8B3B" w14:textId="77777777" w:rsidR="002C2F9A" w:rsidRDefault="002C2F9A" w:rsidP="002E5DB7"/>
    <w:p w14:paraId="795D8B3C" w14:textId="77777777" w:rsidR="002C2F9A" w:rsidRDefault="002C2F9A" w:rsidP="002E5DB7">
      <w:pPr>
        <w:pStyle w:val="Heading2"/>
      </w:pPr>
      <w:bookmarkStart w:id="33" w:name="_Toc29935351"/>
      <w:r>
        <w:t xml:space="preserve">SAT-07: </w:t>
      </w:r>
      <w:r w:rsidRPr="002E5DB7">
        <w:rPr>
          <w:b/>
          <w:bCs/>
        </w:rPr>
        <w:t>FLUG 2-SHIP: OPPOSED SAT</w:t>
      </w:r>
      <w:r>
        <w:t xml:space="preserve"> (IP)</w:t>
      </w:r>
      <w:bookmarkEnd w:id="33"/>
    </w:p>
    <w:p w14:paraId="795D8B3D" w14:textId="77777777" w:rsidR="002C2F9A" w:rsidRDefault="002C2F9A" w:rsidP="002E5DB7">
      <w:pPr>
        <w:pStyle w:val="Heading2"/>
      </w:pPr>
      <w:bookmarkStart w:id="34" w:name="_Toc29935352"/>
      <w:r>
        <w:t xml:space="preserve">ACT-07: </w:t>
      </w:r>
      <w:r>
        <w:rPr>
          <w:b/>
          <w:bCs/>
        </w:rPr>
        <w:t xml:space="preserve">FLUG 4-SHIP: DCA CAP </w:t>
      </w:r>
      <w:r>
        <w:t>(IP)</w:t>
      </w:r>
      <w:bookmarkEnd w:id="34"/>
    </w:p>
    <w:p w14:paraId="795D8B3E" w14:textId="77777777" w:rsidR="002C2F9A" w:rsidRDefault="002C2F9A" w:rsidP="002E5DB7">
      <w:pPr>
        <w:pStyle w:val="Heading2"/>
      </w:pPr>
      <w:bookmarkStart w:id="35" w:name="_Toc29935353"/>
      <w:r>
        <w:t xml:space="preserve">SAT-08: </w:t>
      </w:r>
      <w:r w:rsidRPr="002E5DB7">
        <w:rPr>
          <w:b/>
          <w:bCs/>
        </w:rPr>
        <w:t>FLUG 4-SHIP: OPPOSED SAT</w:t>
      </w:r>
      <w:r>
        <w:t xml:space="preserve"> (IP)</w:t>
      </w:r>
      <w:bookmarkEnd w:id="35"/>
    </w:p>
    <w:p w14:paraId="795D8B3F" w14:textId="77777777" w:rsidR="002C2F9A" w:rsidRDefault="002C2F9A" w:rsidP="002E5DB7">
      <w:pPr>
        <w:pStyle w:val="Heading2"/>
      </w:pPr>
      <w:bookmarkStart w:id="36" w:name="_Toc29935354"/>
      <w:r>
        <w:t xml:space="preserve">ACT-08: </w:t>
      </w:r>
      <w:r w:rsidRPr="002E5DB7">
        <w:rPr>
          <w:b/>
          <w:bCs/>
        </w:rPr>
        <w:t>MISSION COMMANDER UPGRADE: DCA CAP</w:t>
      </w:r>
      <w:r>
        <w:t xml:space="preserve"> (IP)</w:t>
      </w:r>
      <w:bookmarkEnd w:id="36"/>
    </w:p>
    <w:p w14:paraId="795D8B40" w14:textId="77777777" w:rsidR="002C2F9A" w:rsidRDefault="002C2F9A" w:rsidP="002E5DB7">
      <w:pPr>
        <w:pStyle w:val="Heading2"/>
      </w:pPr>
      <w:bookmarkStart w:id="37" w:name="_Toc29935355"/>
      <w:r>
        <w:t xml:space="preserve">SAT-09: </w:t>
      </w:r>
      <w:r w:rsidRPr="002E5DB7">
        <w:rPr>
          <w:b/>
          <w:bCs/>
        </w:rPr>
        <w:t>MISSION COMMANDER UPGRADE: SAT AI</w:t>
      </w:r>
      <w:r>
        <w:t xml:space="preserve"> (IP)</w:t>
      </w:r>
      <w:bookmarkEnd w:id="37"/>
    </w:p>
    <w:p w14:paraId="795D8B41" w14:textId="77777777" w:rsidR="002C2F9A" w:rsidRDefault="002C2F9A" w:rsidP="002E5DB7">
      <w:pPr>
        <w:pStyle w:val="Heading2"/>
      </w:pPr>
      <w:bookmarkStart w:id="38" w:name="_Toc29935356"/>
      <w:r>
        <w:t xml:space="preserve">SAT-10: </w:t>
      </w:r>
      <w:r>
        <w:rPr>
          <w:b/>
          <w:bCs/>
        </w:rPr>
        <w:t xml:space="preserve">FORWARD AIR CONTROLLER (AIRBORNE) </w:t>
      </w:r>
      <w:r>
        <w:t>(IP- CAS INSTRUCTOR)</w:t>
      </w:r>
      <w:bookmarkEnd w:id="38"/>
    </w:p>
    <w:p w14:paraId="795D8B42" w14:textId="77777777" w:rsidR="0089627B" w:rsidRPr="0089627B" w:rsidRDefault="0089627B" w:rsidP="002E5DB7"/>
    <w:p w14:paraId="795D8B43" w14:textId="77777777" w:rsidR="002C2F9A" w:rsidRDefault="002C2F9A" w:rsidP="002E5DB7"/>
    <w:p w14:paraId="795D8B44" w14:textId="77777777" w:rsidR="00AD6038" w:rsidRDefault="00AD6038" w:rsidP="002E5DB7"/>
    <w:p w14:paraId="795D8B45" w14:textId="77777777" w:rsidR="00C7375E" w:rsidRDefault="00C7375E" w:rsidP="002E5DB7"/>
    <w:p w14:paraId="795D8B46" w14:textId="77777777" w:rsidR="00065332" w:rsidRPr="00117088" w:rsidRDefault="00065332" w:rsidP="002E5DB7"/>
    <w:p w14:paraId="795D8B47" w14:textId="77777777" w:rsidR="00163F4F" w:rsidRDefault="00163F4F" w:rsidP="002E5DB7">
      <w:pPr>
        <w:pStyle w:val="Heading1"/>
        <w:rPr>
          <w:b/>
          <w:bCs/>
        </w:rPr>
        <w:sectPr w:rsidR="00163F4F" w:rsidSect="00D610DC">
          <w:pgSz w:w="11906" w:h="16838"/>
          <w:pgMar w:top="1440" w:right="1440" w:bottom="1440" w:left="1440" w:header="720" w:footer="720" w:gutter="0"/>
          <w:cols w:space="720"/>
          <w:docGrid w:linePitch="360"/>
        </w:sectPr>
      </w:pPr>
    </w:p>
    <w:p w14:paraId="795D8B48" w14:textId="77777777" w:rsidR="00AF7861" w:rsidRDefault="00AF7861" w:rsidP="002E5DB7"/>
    <w:p w14:paraId="795D8B49" w14:textId="77777777" w:rsidR="00692779" w:rsidRDefault="00692779" w:rsidP="002E5DB7"/>
    <w:p w14:paraId="795D8B4A" w14:textId="77777777" w:rsidR="00692779" w:rsidRDefault="00692779" w:rsidP="002E5DB7"/>
    <w:p w14:paraId="795D8B4B" w14:textId="77777777" w:rsidR="00692779" w:rsidRPr="00692779" w:rsidRDefault="00692779" w:rsidP="002E5DB7"/>
    <w:p w14:paraId="795D8B4C" w14:textId="77777777" w:rsidR="00263EB3" w:rsidRDefault="002E5DB7" w:rsidP="002E5DB7">
      <w:pPr>
        <w:pStyle w:val="Heading1"/>
      </w:pPr>
      <w:bookmarkStart w:id="39" w:name="_Toc29935357"/>
      <w:r>
        <w:t>TO BE ADDED LATER</w:t>
      </w:r>
      <w:bookmarkEnd w:id="39"/>
    </w:p>
    <w:p w14:paraId="795D8B4D" w14:textId="77777777" w:rsidR="002E5DB7" w:rsidRDefault="002E5DB7" w:rsidP="00EA6474">
      <w:pPr>
        <w:pStyle w:val="ListParagraph"/>
        <w:numPr>
          <w:ilvl w:val="0"/>
          <w:numId w:val="2"/>
        </w:numPr>
      </w:pPr>
      <w:r>
        <w:t>IP</w:t>
      </w:r>
    </w:p>
    <w:p w14:paraId="795D8B4E" w14:textId="77777777" w:rsidR="002E5DB7" w:rsidRPr="002E5DB7" w:rsidRDefault="002E5DB7" w:rsidP="00EA6474">
      <w:pPr>
        <w:pStyle w:val="ListParagraph"/>
        <w:numPr>
          <w:ilvl w:val="0"/>
          <w:numId w:val="2"/>
        </w:numPr>
      </w:pPr>
      <w:r>
        <w:t>AGGRESSOR</w:t>
      </w:r>
    </w:p>
    <w:p w14:paraId="795D8B4F" w14:textId="77777777" w:rsidR="00263EB3" w:rsidRPr="00692779" w:rsidRDefault="00263EB3" w:rsidP="002E5DB7"/>
    <w:p w14:paraId="795D8B50" w14:textId="77777777" w:rsidR="00B2262B" w:rsidRDefault="00B2262B" w:rsidP="002E5DB7">
      <w:pPr>
        <w:pStyle w:val="Heading1"/>
        <w:sectPr w:rsidR="00B2262B" w:rsidSect="00D610DC">
          <w:pgSz w:w="11906" w:h="16838"/>
          <w:pgMar w:top="1440" w:right="1440" w:bottom="1440" w:left="1440" w:header="720" w:footer="720" w:gutter="0"/>
          <w:cols w:space="720"/>
          <w:docGrid w:linePitch="360"/>
        </w:sectPr>
      </w:pPr>
    </w:p>
    <w:p w14:paraId="795D8B51" w14:textId="77777777" w:rsidR="00692779" w:rsidRPr="00D87DD9" w:rsidRDefault="0089627B" w:rsidP="002E5DB7">
      <w:pPr>
        <w:pStyle w:val="Heading1"/>
        <w:rPr>
          <w:b/>
          <w:bCs/>
        </w:rPr>
      </w:pPr>
      <w:bookmarkStart w:id="40" w:name="_Toc29935358"/>
      <w:r w:rsidRPr="00D87DD9">
        <w:rPr>
          <w:b/>
          <w:bCs/>
        </w:rPr>
        <w:lastRenderedPageBreak/>
        <w:t>TERMS</w:t>
      </w:r>
      <w:bookmarkEnd w:id="40"/>
    </w:p>
    <w:p w14:paraId="795D8B52" w14:textId="77777777" w:rsidR="002E5DB7" w:rsidRDefault="002E5DB7" w:rsidP="002E5DB7"/>
    <w:p w14:paraId="795D8B53" w14:textId="77777777" w:rsidR="002E5DB7" w:rsidRPr="002E5DB7" w:rsidRDefault="002E5DB7" w:rsidP="002E5DB7"/>
    <w:tbl>
      <w:tblPr>
        <w:tblStyle w:val="PlainTable31"/>
        <w:tblW w:w="0" w:type="auto"/>
        <w:tblLook w:val="04A0" w:firstRow="1" w:lastRow="0" w:firstColumn="1" w:lastColumn="0" w:noHBand="0" w:noVBand="1"/>
      </w:tblPr>
      <w:tblGrid>
        <w:gridCol w:w="1889"/>
        <w:gridCol w:w="3748"/>
        <w:gridCol w:w="4325"/>
      </w:tblGrid>
      <w:tr w:rsidR="00D610DC" w14:paraId="795D8B57" w14:textId="77777777" w:rsidTr="00D610D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9" w:type="dxa"/>
          </w:tcPr>
          <w:p w14:paraId="795D8B54" w14:textId="77777777" w:rsidR="00D610DC" w:rsidRDefault="00D610DC" w:rsidP="002E5DB7">
            <w:r>
              <w:t>Term</w:t>
            </w:r>
          </w:p>
        </w:tc>
        <w:tc>
          <w:tcPr>
            <w:tcW w:w="3748" w:type="dxa"/>
          </w:tcPr>
          <w:p w14:paraId="795D8B55"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r>
              <w:t>meaning</w:t>
            </w:r>
          </w:p>
        </w:tc>
        <w:tc>
          <w:tcPr>
            <w:tcW w:w="4325" w:type="dxa"/>
          </w:tcPr>
          <w:p w14:paraId="795D8B56" w14:textId="77777777" w:rsidR="00D610DC" w:rsidRDefault="00D610DC" w:rsidP="002E5DB7">
            <w:pPr>
              <w:cnfStyle w:val="100000000000" w:firstRow="1" w:lastRow="0" w:firstColumn="0" w:lastColumn="0" w:oddVBand="0" w:evenVBand="0" w:oddHBand="0" w:evenHBand="0" w:firstRowFirstColumn="0" w:firstRowLastColumn="0" w:lastRowFirstColumn="0" w:lastRowLastColumn="0"/>
            </w:pPr>
          </w:p>
        </w:tc>
      </w:tr>
      <w:tr w:rsidR="00D610DC" w14:paraId="795D8B5B"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58" w14:textId="77777777" w:rsidR="00D610DC" w:rsidRDefault="00D610DC" w:rsidP="002E5DB7"/>
        </w:tc>
        <w:tc>
          <w:tcPr>
            <w:tcW w:w="3748" w:type="dxa"/>
          </w:tcPr>
          <w:p w14:paraId="795D8B59"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795D8B5A"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5F"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5C" w14:textId="77777777" w:rsidR="00D610DC" w:rsidRDefault="00D610DC" w:rsidP="002E5DB7"/>
        </w:tc>
        <w:tc>
          <w:tcPr>
            <w:tcW w:w="3748" w:type="dxa"/>
          </w:tcPr>
          <w:p w14:paraId="795D8B5D"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c>
          <w:tcPr>
            <w:tcW w:w="4325" w:type="dxa"/>
          </w:tcPr>
          <w:p w14:paraId="795D8B5E"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6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60" w14:textId="77777777" w:rsidR="00D610DC" w:rsidRDefault="00D610DC" w:rsidP="002E5DB7"/>
        </w:tc>
        <w:tc>
          <w:tcPr>
            <w:tcW w:w="3748" w:type="dxa"/>
          </w:tcPr>
          <w:p w14:paraId="795D8B61"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795D8B62"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67"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64" w14:textId="77777777" w:rsidR="00D610DC" w:rsidRDefault="00D610DC" w:rsidP="002E5DB7">
            <w:r>
              <w:t>ACT</w:t>
            </w:r>
          </w:p>
        </w:tc>
        <w:tc>
          <w:tcPr>
            <w:tcW w:w="3748" w:type="dxa"/>
          </w:tcPr>
          <w:p w14:paraId="795D8B65"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Air Combat Tactics</w:t>
            </w:r>
          </w:p>
        </w:tc>
        <w:tc>
          <w:tcPr>
            <w:tcW w:w="4325" w:type="dxa"/>
          </w:tcPr>
          <w:p w14:paraId="795D8B66"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6B"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68" w14:textId="77777777" w:rsidR="00D610DC" w:rsidRDefault="00D610DC" w:rsidP="002E5DB7">
            <w:r>
              <w:t>AI</w:t>
            </w:r>
          </w:p>
        </w:tc>
        <w:tc>
          <w:tcPr>
            <w:tcW w:w="3748" w:type="dxa"/>
          </w:tcPr>
          <w:p w14:paraId="795D8B69"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Air Interdiction</w:t>
            </w:r>
          </w:p>
        </w:tc>
        <w:tc>
          <w:tcPr>
            <w:tcW w:w="4325" w:type="dxa"/>
          </w:tcPr>
          <w:p w14:paraId="795D8B6A"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6F"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6C" w14:textId="77777777" w:rsidR="00D610DC" w:rsidRDefault="00D610DC" w:rsidP="002E5DB7">
            <w:r>
              <w:t>AR</w:t>
            </w:r>
          </w:p>
        </w:tc>
        <w:tc>
          <w:tcPr>
            <w:tcW w:w="3748" w:type="dxa"/>
          </w:tcPr>
          <w:p w14:paraId="795D8B6D"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Armed Reconnaissance</w:t>
            </w:r>
          </w:p>
        </w:tc>
        <w:tc>
          <w:tcPr>
            <w:tcW w:w="4325" w:type="dxa"/>
          </w:tcPr>
          <w:p w14:paraId="795D8B6E"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7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70" w14:textId="77777777" w:rsidR="00D610DC" w:rsidRDefault="00D610DC" w:rsidP="002E5DB7">
            <w:r>
              <w:t>BVR</w:t>
            </w:r>
          </w:p>
        </w:tc>
        <w:tc>
          <w:tcPr>
            <w:tcW w:w="3748" w:type="dxa"/>
          </w:tcPr>
          <w:p w14:paraId="795D8B71"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Beyond Visual Range</w:t>
            </w:r>
          </w:p>
        </w:tc>
        <w:tc>
          <w:tcPr>
            <w:tcW w:w="4325" w:type="dxa"/>
          </w:tcPr>
          <w:p w14:paraId="795D8B72"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77"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74" w14:textId="77777777" w:rsidR="00D610DC" w:rsidRDefault="00D610DC" w:rsidP="002E5DB7">
            <w:r>
              <w:t>CAP</w:t>
            </w:r>
          </w:p>
        </w:tc>
        <w:tc>
          <w:tcPr>
            <w:tcW w:w="3748" w:type="dxa"/>
          </w:tcPr>
          <w:p w14:paraId="795D8B75"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Combat Air Patrol</w:t>
            </w:r>
          </w:p>
        </w:tc>
        <w:tc>
          <w:tcPr>
            <w:tcW w:w="4325" w:type="dxa"/>
          </w:tcPr>
          <w:p w14:paraId="795D8B76"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7B"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78" w14:textId="77777777" w:rsidR="00D610DC" w:rsidRDefault="00D610DC" w:rsidP="002E5DB7">
            <w:r>
              <w:t>DCA</w:t>
            </w:r>
          </w:p>
        </w:tc>
        <w:tc>
          <w:tcPr>
            <w:tcW w:w="3748" w:type="dxa"/>
          </w:tcPr>
          <w:p w14:paraId="795D8B79"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Defensive Counter Air</w:t>
            </w:r>
          </w:p>
        </w:tc>
        <w:tc>
          <w:tcPr>
            <w:tcW w:w="4325" w:type="dxa"/>
          </w:tcPr>
          <w:p w14:paraId="795D8B7A"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7F"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7C" w14:textId="77777777" w:rsidR="00D610DC" w:rsidRDefault="00D610DC" w:rsidP="002E5DB7">
            <w:r>
              <w:t>FLUG</w:t>
            </w:r>
          </w:p>
        </w:tc>
        <w:tc>
          <w:tcPr>
            <w:tcW w:w="3748" w:type="dxa"/>
          </w:tcPr>
          <w:p w14:paraId="795D8B7D"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Flight Lead Upgrade</w:t>
            </w:r>
          </w:p>
        </w:tc>
        <w:tc>
          <w:tcPr>
            <w:tcW w:w="4325" w:type="dxa"/>
          </w:tcPr>
          <w:p w14:paraId="795D8B7E"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8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80" w14:textId="77777777" w:rsidR="00D610DC" w:rsidRDefault="00D610DC" w:rsidP="002E5DB7">
            <w:r>
              <w:t>OCA</w:t>
            </w:r>
          </w:p>
        </w:tc>
        <w:tc>
          <w:tcPr>
            <w:tcW w:w="3748" w:type="dxa"/>
          </w:tcPr>
          <w:p w14:paraId="795D8B81"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Offensive Counter Air</w:t>
            </w:r>
          </w:p>
        </w:tc>
        <w:tc>
          <w:tcPr>
            <w:tcW w:w="4325" w:type="dxa"/>
          </w:tcPr>
          <w:p w14:paraId="795D8B82"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87"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84" w14:textId="77777777" w:rsidR="00D610DC" w:rsidRDefault="00D610DC" w:rsidP="002E5DB7">
            <w:r>
              <w:t>SAT</w:t>
            </w:r>
          </w:p>
        </w:tc>
        <w:tc>
          <w:tcPr>
            <w:tcW w:w="3748" w:type="dxa"/>
          </w:tcPr>
          <w:p w14:paraId="795D8B85"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Surface Attack Tactics</w:t>
            </w:r>
          </w:p>
        </w:tc>
        <w:tc>
          <w:tcPr>
            <w:tcW w:w="4325" w:type="dxa"/>
          </w:tcPr>
          <w:p w14:paraId="795D8B86"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8B"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88" w14:textId="77777777" w:rsidR="00D610DC" w:rsidRDefault="00D610DC" w:rsidP="002E5DB7">
            <w:r>
              <w:t>SCAR</w:t>
            </w:r>
          </w:p>
        </w:tc>
        <w:tc>
          <w:tcPr>
            <w:tcW w:w="3748" w:type="dxa"/>
          </w:tcPr>
          <w:p w14:paraId="795D8B89"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795D8B8A"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p>
        </w:tc>
      </w:tr>
      <w:tr w:rsidR="00D610DC" w14:paraId="795D8B8F"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8C" w14:textId="77777777" w:rsidR="00D610DC" w:rsidRDefault="00D610DC" w:rsidP="002E5DB7">
            <w:r>
              <w:t>WVR</w:t>
            </w:r>
          </w:p>
        </w:tc>
        <w:tc>
          <w:tcPr>
            <w:tcW w:w="3748" w:type="dxa"/>
          </w:tcPr>
          <w:p w14:paraId="795D8B8D"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r>
              <w:t>Within Visual Range</w:t>
            </w:r>
          </w:p>
        </w:tc>
        <w:tc>
          <w:tcPr>
            <w:tcW w:w="4325" w:type="dxa"/>
          </w:tcPr>
          <w:p w14:paraId="795D8B8E" w14:textId="77777777" w:rsidR="00D610DC" w:rsidRDefault="00D610DC" w:rsidP="002E5DB7">
            <w:pPr>
              <w:cnfStyle w:val="000000000000" w:firstRow="0" w:lastRow="0" w:firstColumn="0" w:lastColumn="0" w:oddVBand="0" w:evenVBand="0" w:oddHBand="0" w:evenHBand="0" w:firstRowFirstColumn="0" w:firstRowLastColumn="0" w:lastRowFirstColumn="0" w:lastRowLastColumn="0"/>
            </w:pPr>
          </w:p>
        </w:tc>
      </w:tr>
      <w:tr w:rsidR="00D610DC" w14:paraId="795D8B93"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90" w14:textId="77777777" w:rsidR="00D610DC" w:rsidRDefault="00D610DC" w:rsidP="002E5DB7">
            <w:r>
              <w:t>mdc</w:t>
            </w:r>
          </w:p>
        </w:tc>
        <w:tc>
          <w:tcPr>
            <w:tcW w:w="3748" w:type="dxa"/>
          </w:tcPr>
          <w:p w14:paraId="795D8B91" w14:textId="77777777" w:rsidR="00D610DC" w:rsidRDefault="00D610DC" w:rsidP="002E5DB7">
            <w:pPr>
              <w:cnfStyle w:val="000000100000" w:firstRow="0" w:lastRow="0" w:firstColumn="0" w:lastColumn="0" w:oddVBand="0" w:evenVBand="0" w:oddHBand="1" w:evenHBand="0" w:firstRowFirstColumn="0" w:firstRowLastColumn="0" w:lastRowFirstColumn="0" w:lastRowLastColumn="0"/>
            </w:pPr>
            <w:r>
              <w:t>Mission Data Card</w:t>
            </w:r>
          </w:p>
        </w:tc>
        <w:tc>
          <w:tcPr>
            <w:tcW w:w="4325" w:type="dxa"/>
          </w:tcPr>
          <w:p w14:paraId="795D8B92" w14:textId="77777777" w:rsidR="00D610DC" w:rsidRDefault="00D610DC" w:rsidP="00D610DC">
            <w:pPr>
              <w:cnfStyle w:val="000000100000" w:firstRow="0" w:lastRow="0" w:firstColumn="0" w:lastColumn="0" w:oddVBand="0" w:evenVBand="0" w:oddHBand="1" w:evenHBand="0" w:firstRowFirstColumn="0" w:firstRowLastColumn="0" w:lastRowFirstColumn="0" w:lastRowLastColumn="0"/>
            </w:pPr>
            <w:r>
              <w:t xml:space="preserve">A standardised card with all critical mission information, such as frequencies and </w:t>
            </w:r>
            <w:proofErr w:type="spellStart"/>
            <w:r>
              <w:t>flightplan</w:t>
            </w:r>
            <w:proofErr w:type="spellEnd"/>
            <w:r>
              <w:t>.</w:t>
            </w:r>
          </w:p>
        </w:tc>
      </w:tr>
      <w:tr w:rsidR="00DC2F89" w14:paraId="795D8B97" w14:textId="77777777" w:rsidTr="00D610DC">
        <w:tc>
          <w:tcPr>
            <w:cnfStyle w:val="001000000000" w:firstRow="0" w:lastRow="0" w:firstColumn="1" w:lastColumn="0" w:oddVBand="0" w:evenVBand="0" w:oddHBand="0" w:evenHBand="0" w:firstRowFirstColumn="0" w:firstRowLastColumn="0" w:lastRowFirstColumn="0" w:lastRowLastColumn="0"/>
            <w:tcW w:w="1889" w:type="dxa"/>
          </w:tcPr>
          <w:p w14:paraId="795D8B94" w14:textId="77777777" w:rsidR="00DC2F89" w:rsidRDefault="00DC2F89" w:rsidP="002E5DB7">
            <w:r>
              <w:t>kcas</w:t>
            </w:r>
          </w:p>
        </w:tc>
        <w:tc>
          <w:tcPr>
            <w:tcW w:w="3748" w:type="dxa"/>
          </w:tcPr>
          <w:p w14:paraId="795D8B95" w14:textId="77777777" w:rsidR="00DC2F89" w:rsidRDefault="00DC2F89" w:rsidP="002E5DB7">
            <w:pPr>
              <w:cnfStyle w:val="000000000000" w:firstRow="0" w:lastRow="0" w:firstColumn="0" w:lastColumn="0" w:oddVBand="0" w:evenVBand="0" w:oddHBand="0" w:evenHBand="0" w:firstRowFirstColumn="0" w:firstRowLastColumn="0" w:lastRowFirstColumn="0" w:lastRowLastColumn="0"/>
            </w:pPr>
            <w:r>
              <w:t>Knots Calibrated Air Speed</w:t>
            </w:r>
          </w:p>
        </w:tc>
        <w:tc>
          <w:tcPr>
            <w:tcW w:w="4325" w:type="dxa"/>
          </w:tcPr>
          <w:p w14:paraId="795D8B96" w14:textId="77777777" w:rsidR="00DC2F89" w:rsidRDefault="00DC2F89" w:rsidP="00D610DC">
            <w:pPr>
              <w:cnfStyle w:val="000000000000" w:firstRow="0" w:lastRow="0" w:firstColumn="0" w:lastColumn="0" w:oddVBand="0" w:evenVBand="0" w:oddHBand="0" w:evenHBand="0" w:firstRowFirstColumn="0" w:firstRowLastColumn="0" w:lastRowFirstColumn="0" w:lastRowLastColumn="0"/>
            </w:pPr>
          </w:p>
        </w:tc>
      </w:tr>
      <w:tr w:rsidR="00AE3DB7" w14:paraId="795D8B9B" w14:textId="77777777" w:rsidTr="00D610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9" w:type="dxa"/>
          </w:tcPr>
          <w:p w14:paraId="795D8B98" w14:textId="77777777" w:rsidR="00AE3DB7" w:rsidRDefault="00AE3DB7" w:rsidP="002E5DB7">
            <w:r>
              <w:t>3/9 line</w:t>
            </w:r>
          </w:p>
        </w:tc>
        <w:tc>
          <w:tcPr>
            <w:tcW w:w="3748" w:type="dxa"/>
          </w:tcPr>
          <w:p w14:paraId="795D8B99" w14:textId="77777777" w:rsidR="00AE3DB7" w:rsidRDefault="00AE3DB7" w:rsidP="002E5DB7">
            <w:pPr>
              <w:cnfStyle w:val="000000100000" w:firstRow="0" w:lastRow="0" w:firstColumn="0" w:lastColumn="0" w:oddVBand="0" w:evenVBand="0" w:oddHBand="1" w:evenHBand="0" w:firstRowFirstColumn="0" w:firstRowLastColumn="0" w:lastRowFirstColumn="0" w:lastRowLastColumn="0"/>
            </w:pPr>
          </w:p>
        </w:tc>
        <w:tc>
          <w:tcPr>
            <w:tcW w:w="4325" w:type="dxa"/>
          </w:tcPr>
          <w:p w14:paraId="795D8B9A" w14:textId="77777777" w:rsidR="00AE3DB7" w:rsidRDefault="00AE3DB7" w:rsidP="00D610DC">
            <w:pPr>
              <w:cnfStyle w:val="000000100000" w:firstRow="0" w:lastRow="0" w:firstColumn="0" w:lastColumn="0" w:oddVBand="0" w:evenVBand="0" w:oddHBand="1" w:evenHBand="0" w:firstRowFirstColumn="0" w:firstRowLastColumn="0" w:lastRowFirstColumn="0" w:lastRowLastColumn="0"/>
            </w:pPr>
          </w:p>
        </w:tc>
      </w:tr>
    </w:tbl>
    <w:p w14:paraId="795D8B9C" w14:textId="77777777" w:rsidR="00692779" w:rsidRPr="00692779" w:rsidRDefault="00692779" w:rsidP="002E5DB7"/>
    <w:p w14:paraId="795D8B9D" w14:textId="77777777" w:rsidR="00C415DA" w:rsidRDefault="00C415DA" w:rsidP="002E5DB7"/>
    <w:p w14:paraId="795D8B9E" w14:textId="77777777" w:rsidR="00C415DA" w:rsidRPr="00C415DA" w:rsidRDefault="00C415DA" w:rsidP="002E5DB7"/>
    <w:p w14:paraId="795D8B9F" w14:textId="77777777" w:rsidR="00C415DA" w:rsidRPr="00C415DA" w:rsidRDefault="00C415DA" w:rsidP="002E5DB7"/>
    <w:p w14:paraId="795D8BA0" w14:textId="77777777" w:rsidR="00C415DA" w:rsidRPr="00C415DA" w:rsidRDefault="00C415DA" w:rsidP="002E5DB7"/>
    <w:p w14:paraId="795D8BA1" w14:textId="77777777"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6D511" w14:textId="77777777" w:rsidR="002A25D2" w:rsidRDefault="002A25D2" w:rsidP="002E5DB7">
      <w:r>
        <w:separator/>
      </w:r>
    </w:p>
  </w:endnote>
  <w:endnote w:type="continuationSeparator" w:id="0">
    <w:p w14:paraId="6646A269" w14:textId="77777777" w:rsidR="002A25D2" w:rsidRDefault="002A25D2" w:rsidP="002E5DB7">
      <w:r>
        <w:continuationSeparator/>
      </w:r>
    </w:p>
  </w:endnote>
  <w:endnote w:type="continuationNotice" w:id="1">
    <w:p w14:paraId="04DE7B6B" w14:textId="77777777" w:rsidR="002A25D2" w:rsidRDefault="002A25D2" w:rsidP="002E5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MSS10">
    <w:altName w:val="Calibri"/>
    <w:panose1 w:val="00000000000000000000"/>
    <w:charset w:val="00"/>
    <w:family w:val="auto"/>
    <w:notTrueType/>
    <w:pitch w:val="default"/>
    <w:sig w:usb0="00000003" w:usb1="00000000" w:usb2="00000000" w:usb3="00000000" w:csb0="00000001" w:csb1="00000000"/>
  </w:font>
  <w:font w:name="CMSSBX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8BF6" w14:textId="77777777" w:rsidR="002D2D0F" w:rsidRDefault="002D2D0F" w:rsidP="00D87DD9">
    <w:pPr>
      <w:pStyle w:val="Footer"/>
      <w:tabs>
        <w:tab w:val="center" w:pos="4873"/>
        <w:tab w:val="left" w:pos="5640"/>
      </w:tabs>
      <w:jc w:val="left"/>
    </w:pPr>
    <w:r>
      <w:tab/>
    </w:r>
    <w:r>
      <w:tab/>
    </w:r>
    <w:sdt>
      <w:sdtPr>
        <w:id w:val="20214883"/>
        <w:docPartObj>
          <w:docPartGallery w:val="Page Numbers (Bottom of Page)"/>
          <w:docPartUnique/>
        </w:docPartObj>
      </w:sdtPr>
      <w:sdtEndPr/>
      <w:sdtContent>
        <w:sdt>
          <w:sdtPr>
            <w:id w:val="1437338061"/>
            <w:docPartObj>
              <w:docPartGallery w:val="Page Numbers (Top of Page)"/>
              <w:docPartUnique/>
            </w:docPartObj>
          </w:sdtPr>
          <w:sdtEndPr/>
          <w:sdtContent>
            <w:r w:rsidR="002A25D2">
              <w:fldChar w:fldCharType="begin"/>
            </w:r>
            <w:r w:rsidR="002A25D2">
              <w:instrText xml:space="preserve"> PAGE </w:instrText>
            </w:r>
            <w:r w:rsidR="002A25D2">
              <w:fldChar w:fldCharType="separate"/>
            </w:r>
            <w:r w:rsidR="00993377">
              <w:rPr>
                <w:noProof/>
              </w:rPr>
              <w:t>35</w:t>
            </w:r>
            <w:r w:rsidR="002A25D2">
              <w:rPr>
                <w:noProof/>
              </w:rPr>
              <w:fldChar w:fldCharType="end"/>
            </w:r>
            <w:r w:rsidRPr="002B7EF9">
              <w:t xml:space="preserve"> of </w:t>
            </w:r>
            <w:r w:rsidR="002A25D2">
              <w:fldChar w:fldCharType="begin"/>
            </w:r>
            <w:r w:rsidR="002A25D2">
              <w:instrText xml:space="preserve"> NUMPAGES  </w:instrText>
            </w:r>
            <w:r w:rsidR="002A25D2">
              <w:fldChar w:fldCharType="separate"/>
            </w:r>
            <w:r w:rsidR="00993377">
              <w:rPr>
                <w:noProof/>
              </w:rPr>
              <w:t>56</w:t>
            </w:r>
            <w:r w:rsidR="002A25D2">
              <w:rPr>
                <w:noProof/>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3C490" w14:textId="77777777" w:rsidR="002A25D2" w:rsidRDefault="002A25D2" w:rsidP="002E5DB7">
      <w:r>
        <w:separator/>
      </w:r>
    </w:p>
  </w:footnote>
  <w:footnote w:type="continuationSeparator" w:id="0">
    <w:p w14:paraId="4E78EA61" w14:textId="77777777" w:rsidR="002A25D2" w:rsidRDefault="002A25D2" w:rsidP="002E5DB7">
      <w:r>
        <w:continuationSeparator/>
      </w:r>
    </w:p>
  </w:footnote>
  <w:footnote w:type="continuationNotice" w:id="1">
    <w:p w14:paraId="7C6681EF" w14:textId="77777777" w:rsidR="002A25D2" w:rsidRDefault="002A25D2" w:rsidP="002E5DB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DB031C"/>
    <w:multiLevelType w:val="hybridMultilevel"/>
    <w:tmpl w:val="E332A0F8"/>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06B57759"/>
    <w:multiLevelType w:val="hybridMultilevel"/>
    <w:tmpl w:val="A534658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7" w15:restartNumberingAfterBreak="0">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9D90E07"/>
    <w:multiLevelType w:val="hybridMultilevel"/>
    <w:tmpl w:val="B3B263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0C572A73"/>
    <w:multiLevelType w:val="hybridMultilevel"/>
    <w:tmpl w:val="37EE1242"/>
    <w:lvl w:ilvl="0" w:tplc="E318A06A">
      <w:start w:val="1"/>
      <w:numFmt w:val="decimal"/>
      <w:lvlText w:val="%1."/>
      <w:lvlJc w:val="left"/>
      <w:pPr>
        <w:ind w:left="284" w:hanging="284"/>
      </w:pPr>
      <w:rPr>
        <w:rFonts w:hint="default"/>
      </w:rPr>
    </w:lvl>
    <w:lvl w:ilvl="1" w:tplc="31FCF49C">
      <w:start w:val="1"/>
      <w:numFmt w:val="lowerRoman"/>
      <w:lvlText w:val="%2."/>
      <w:lvlJc w:val="left"/>
      <w:pPr>
        <w:ind w:left="1593" w:hanging="720"/>
      </w:pPr>
      <w:rPr>
        <w:rFonts w:hint="default"/>
      </w:r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10" w15:restartNumberingAfterBreak="0">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5691113"/>
    <w:multiLevelType w:val="hybridMultilevel"/>
    <w:tmpl w:val="F1F25B3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8" w15:restartNumberingAfterBreak="0">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7463FD"/>
    <w:multiLevelType w:val="hybridMultilevel"/>
    <w:tmpl w:val="27D469E6"/>
    <w:lvl w:ilvl="0" w:tplc="8576A02C">
      <w:start w:val="1"/>
      <w:numFmt w:val="lowerRoman"/>
      <w:lvlText w:val="%1."/>
      <w:lvlJc w:val="left"/>
      <w:pPr>
        <w:ind w:left="1080" w:hanging="72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15:restartNumberingAfterBreak="0">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4DB458B"/>
    <w:multiLevelType w:val="hybridMultilevel"/>
    <w:tmpl w:val="930226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6" w15:restartNumberingAfterBreak="0">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8" w15:restartNumberingAfterBreak="0">
    <w:nsid w:val="4C801BB4"/>
    <w:multiLevelType w:val="hybridMultilevel"/>
    <w:tmpl w:val="C4DCE160"/>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15:restartNumberingAfterBreak="0">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1" w15:restartNumberingAfterBreak="0">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89E639D"/>
    <w:multiLevelType w:val="hybridMultilevel"/>
    <w:tmpl w:val="D6CC0DA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5D2051F1"/>
    <w:multiLevelType w:val="multilevel"/>
    <w:tmpl w:val="60784278"/>
    <w:lvl w:ilvl="0">
      <w:start w:val="1"/>
      <w:numFmt w:val="decimal"/>
      <w:lvlText w:val="%1."/>
      <w:lvlJc w:val="left"/>
      <w:pPr>
        <w:ind w:left="360" w:hanging="360"/>
      </w:pPr>
    </w:lvl>
    <w:lvl w:ilvl="1">
      <w:start w:val="8"/>
      <w:numFmt w:val="decimal"/>
      <w:isLgl/>
      <w:lvlText w:val="%1.%2."/>
      <w:lvlJc w:val="left"/>
      <w:pPr>
        <w:ind w:left="564" w:hanging="564"/>
      </w:pPr>
      <w:rPr>
        <w:rFonts w:hint="default"/>
      </w:rPr>
    </w:lvl>
    <w:lvl w:ilvl="2">
      <w:start w:val="8"/>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606420A2"/>
    <w:multiLevelType w:val="hybridMultilevel"/>
    <w:tmpl w:val="DA50D26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4F5626A"/>
    <w:multiLevelType w:val="hybridMultilevel"/>
    <w:tmpl w:val="08781D96"/>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40" w15:restartNumberingAfterBreak="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1523517"/>
    <w:multiLevelType w:val="multilevel"/>
    <w:tmpl w:val="4C803B64"/>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sz w:val="24"/>
        <w:szCs w:val="24"/>
      </w:rPr>
    </w:lvl>
    <w:lvl w:ilvl="2">
      <w:start w:val="1"/>
      <w:numFmt w:val="decimal"/>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44" w15:restartNumberingAfterBreak="0">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5" w15:restartNumberingAfterBreak="0">
    <w:nsid w:val="746A66C8"/>
    <w:multiLevelType w:val="hybridMultilevel"/>
    <w:tmpl w:val="333A851A"/>
    <w:lvl w:ilvl="0" w:tplc="213AEE4A">
      <w:start w:val="1"/>
      <w:numFmt w:val="lowerRoman"/>
      <w:lvlText w:val="%1."/>
      <w:lvlJc w:val="left"/>
      <w:pPr>
        <w:ind w:left="1080" w:hanging="72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6" w15:restartNumberingAfterBreak="0">
    <w:nsid w:val="763A59A7"/>
    <w:multiLevelType w:val="hybridMultilevel"/>
    <w:tmpl w:val="E78454EE"/>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15:restartNumberingAfterBreak="0">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7C760D47"/>
    <w:multiLevelType w:val="hybridMultilevel"/>
    <w:tmpl w:val="7FC41D5C"/>
    <w:lvl w:ilvl="0" w:tplc="005E667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15:restartNumberingAfterBreak="0">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43"/>
  </w:num>
  <w:num w:numId="2">
    <w:abstractNumId w:val="19"/>
  </w:num>
  <w:num w:numId="3">
    <w:abstractNumId w:val="9"/>
  </w:num>
  <w:num w:numId="4">
    <w:abstractNumId w:val="3"/>
  </w:num>
  <w:num w:numId="5">
    <w:abstractNumId w:val="21"/>
  </w:num>
  <w:num w:numId="6">
    <w:abstractNumId w:val="34"/>
  </w:num>
  <w:num w:numId="7">
    <w:abstractNumId w:val="13"/>
  </w:num>
  <w:num w:numId="8">
    <w:abstractNumId w:val="36"/>
  </w:num>
  <w:num w:numId="9">
    <w:abstractNumId w:val="6"/>
  </w:num>
  <w:num w:numId="10">
    <w:abstractNumId w:val="39"/>
  </w:num>
  <w:num w:numId="11">
    <w:abstractNumId w:val="29"/>
  </w:num>
  <w:num w:numId="12">
    <w:abstractNumId w:val="41"/>
  </w:num>
  <w:num w:numId="13">
    <w:abstractNumId w:val="49"/>
  </w:num>
  <w:num w:numId="14">
    <w:abstractNumId w:val="11"/>
  </w:num>
  <w:num w:numId="15">
    <w:abstractNumId w:val="17"/>
  </w:num>
  <w:num w:numId="16">
    <w:abstractNumId w:val="23"/>
  </w:num>
  <w:num w:numId="17">
    <w:abstractNumId w:val="15"/>
  </w:num>
  <w:num w:numId="18">
    <w:abstractNumId w:val="14"/>
  </w:num>
  <w:num w:numId="19">
    <w:abstractNumId w:val="37"/>
  </w:num>
  <w:num w:numId="20">
    <w:abstractNumId w:val="33"/>
  </w:num>
  <w:num w:numId="21">
    <w:abstractNumId w:val="0"/>
  </w:num>
  <w:num w:numId="22">
    <w:abstractNumId w:val="26"/>
  </w:num>
  <w:num w:numId="23">
    <w:abstractNumId w:val="31"/>
  </w:num>
  <w:num w:numId="24">
    <w:abstractNumId w:val="47"/>
  </w:num>
  <w:num w:numId="25">
    <w:abstractNumId w:val="2"/>
  </w:num>
  <w:num w:numId="26">
    <w:abstractNumId w:val="40"/>
  </w:num>
  <w:num w:numId="27">
    <w:abstractNumId w:val="16"/>
  </w:num>
  <w:num w:numId="28">
    <w:abstractNumId w:val="22"/>
  </w:num>
  <w:num w:numId="29">
    <w:abstractNumId w:val="44"/>
  </w:num>
  <w:num w:numId="30">
    <w:abstractNumId w:val="42"/>
  </w:num>
  <w:num w:numId="31">
    <w:abstractNumId w:val="7"/>
  </w:num>
  <w:num w:numId="32">
    <w:abstractNumId w:val="18"/>
  </w:num>
  <w:num w:numId="33">
    <w:abstractNumId w:val="30"/>
  </w:num>
  <w:num w:numId="34">
    <w:abstractNumId w:val="10"/>
  </w:num>
  <w:num w:numId="35">
    <w:abstractNumId w:val="1"/>
  </w:num>
  <w:num w:numId="36">
    <w:abstractNumId w:val="27"/>
  </w:num>
  <w:num w:numId="37">
    <w:abstractNumId w:val="25"/>
  </w:num>
  <w:num w:numId="38">
    <w:abstractNumId w:val="46"/>
  </w:num>
  <w:num w:numId="39">
    <w:abstractNumId w:val="45"/>
  </w:num>
  <w:num w:numId="40">
    <w:abstractNumId w:val="20"/>
  </w:num>
  <w:num w:numId="41">
    <w:abstractNumId w:val="48"/>
  </w:num>
  <w:num w:numId="42">
    <w:abstractNumId w:val="8"/>
  </w:num>
  <w:num w:numId="43">
    <w:abstractNumId w:val="38"/>
  </w:num>
  <w:num w:numId="44">
    <w:abstractNumId w:val="24"/>
  </w:num>
  <w:num w:numId="45">
    <w:abstractNumId w:val="35"/>
  </w:num>
  <w:num w:numId="46">
    <w:abstractNumId w:val="32"/>
  </w:num>
  <w:num w:numId="47">
    <w:abstractNumId w:val="4"/>
  </w:num>
  <w:num w:numId="48">
    <w:abstractNumId w:val="28"/>
  </w:num>
  <w:num w:numId="49">
    <w:abstractNumId w:val="12"/>
  </w:num>
  <w:num w:numId="50">
    <w:abstractNumId w:val="5"/>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 Arkley">
    <w15:presenceInfo w15:providerId="Windows Live" w15:userId="d399d8a812f0f7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58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B6C67"/>
    <w:rsid w:val="000B79C7"/>
    <w:rsid w:val="000C0368"/>
    <w:rsid w:val="000C0C8A"/>
    <w:rsid w:val="000C32EC"/>
    <w:rsid w:val="000C462E"/>
    <w:rsid w:val="000C6463"/>
    <w:rsid w:val="000C6DFC"/>
    <w:rsid w:val="000C6F5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3E80"/>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8E9"/>
    <w:rsid w:val="00156CF1"/>
    <w:rsid w:val="001575AD"/>
    <w:rsid w:val="001609DF"/>
    <w:rsid w:val="00160C4C"/>
    <w:rsid w:val="00161B5D"/>
    <w:rsid w:val="00162326"/>
    <w:rsid w:val="00162A5A"/>
    <w:rsid w:val="00162FDB"/>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59A9"/>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B69"/>
    <w:rsid w:val="00250D8D"/>
    <w:rsid w:val="00254B27"/>
    <w:rsid w:val="00256E7F"/>
    <w:rsid w:val="0026095C"/>
    <w:rsid w:val="002614C6"/>
    <w:rsid w:val="002616AF"/>
    <w:rsid w:val="00263EB3"/>
    <w:rsid w:val="0026445C"/>
    <w:rsid w:val="00264D7B"/>
    <w:rsid w:val="00266B92"/>
    <w:rsid w:val="002670ED"/>
    <w:rsid w:val="002674DE"/>
    <w:rsid w:val="002729E4"/>
    <w:rsid w:val="00274497"/>
    <w:rsid w:val="00275075"/>
    <w:rsid w:val="00275BF2"/>
    <w:rsid w:val="00276600"/>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97E3D"/>
    <w:rsid w:val="002A008C"/>
    <w:rsid w:val="002A00ED"/>
    <w:rsid w:val="002A014C"/>
    <w:rsid w:val="002A1A7A"/>
    <w:rsid w:val="002A25D2"/>
    <w:rsid w:val="002A4C65"/>
    <w:rsid w:val="002A4E1E"/>
    <w:rsid w:val="002A60CB"/>
    <w:rsid w:val="002A63EA"/>
    <w:rsid w:val="002A6C8D"/>
    <w:rsid w:val="002A7E9E"/>
    <w:rsid w:val="002B1AE0"/>
    <w:rsid w:val="002B20C7"/>
    <w:rsid w:val="002B220A"/>
    <w:rsid w:val="002B29B6"/>
    <w:rsid w:val="002B2C6F"/>
    <w:rsid w:val="002B7EF9"/>
    <w:rsid w:val="002C2358"/>
    <w:rsid w:val="002C2F9A"/>
    <w:rsid w:val="002C3954"/>
    <w:rsid w:val="002C3E0D"/>
    <w:rsid w:val="002C3EFD"/>
    <w:rsid w:val="002C400A"/>
    <w:rsid w:val="002C61B8"/>
    <w:rsid w:val="002C6705"/>
    <w:rsid w:val="002C7879"/>
    <w:rsid w:val="002D21E9"/>
    <w:rsid w:val="002D25C5"/>
    <w:rsid w:val="002D2D0F"/>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A8D"/>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320"/>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077EA"/>
    <w:rsid w:val="00410210"/>
    <w:rsid w:val="00410699"/>
    <w:rsid w:val="00410D11"/>
    <w:rsid w:val="00412ABF"/>
    <w:rsid w:val="00412E5F"/>
    <w:rsid w:val="00413A9A"/>
    <w:rsid w:val="00414571"/>
    <w:rsid w:val="00416AA6"/>
    <w:rsid w:val="00416E56"/>
    <w:rsid w:val="004172E8"/>
    <w:rsid w:val="0041780C"/>
    <w:rsid w:val="00417B87"/>
    <w:rsid w:val="0042006E"/>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1685"/>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6E8A"/>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0FD0"/>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587C"/>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479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77F"/>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4D97"/>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4EEB"/>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5CA5"/>
    <w:rsid w:val="007F6A77"/>
    <w:rsid w:val="007F718E"/>
    <w:rsid w:val="007F7B9B"/>
    <w:rsid w:val="00801B59"/>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7C"/>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03F7"/>
    <w:rsid w:val="00853631"/>
    <w:rsid w:val="00855646"/>
    <w:rsid w:val="00855B14"/>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08D1"/>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0AF7"/>
    <w:rsid w:val="0091113F"/>
    <w:rsid w:val="00912061"/>
    <w:rsid w:val="00912C3E"/>
    <w:rsid w:val="00913D38"/>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3377"/>
    <w:rsid w:val="0099585D"/>
    <w:rsid w:val="0099694B"/>
    <w:rsid w:val="0099791D"/>
    <w:rsid w:val="009A02B8"/>
    <w:rsid w:val="009A08E1"/>
    <w:rsid w:val="009A10B8"/>
    <w:rsid w:val="009A21ED"/>
    <w:rsid w:val="009A2230"/>
    <w:rsid w:val="009A3EE6"/>
    <w:rsid w:val="009A50A8"/>
    <w:rsid w:val="009A68E6"/>
    <w:rsid w:val="009A6A5B"/>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008"/>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46C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37882"/>
    <w:rsid w:val="00A40FF9"/>
    <w:rsid w:val="00A425A3"/>
    <w:rsid w:val="00A42B59"/>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142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566"/>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602"/>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008"/>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67E4"/>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15B"/>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C79AD"/>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588"/>
    <w:rsid w:val="00D36E5A"/>
    <w:rsid w:val="00D40DE3"/>
    <w:rsid w:val="00D41A3B"/>
    <w:rsid w:val="00D4279E"/>
    <w:rsid w:val="00D429B9"/>
    <w:rsid w:val="00D43855"/>
    <w:rsid w:val="00D4581D"/>
    <w:rsid w:val="00D461F4"/>
    <w:rsid w:val="00D463AB"/>
    <w:rsid w:val="00D4742C"/>
    <w:rsid w:val="00D47C8F"/>
    <w:rsid w:val="00D50641"/>
    <w:rsid w:val="00D509B5"/>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A5CC2"/>
    <w:rsid w:val="00DB1C4F"/>
    <w:rsid w:val="00DB1CE1"/>
    <w:rsid w:val="00DB24C3"/>
    <w:rsid w:val="00DB3635"/>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17A71"/>
    <w:rsid w:val="00E20641"/>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5071"/>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EC8"/>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A64"/>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4"/>
        <o:r id="V:Rule2" type="connector" idref="#_x0000_s1036"/>
        <o:r id="V:Rule3" type="connector" idref="#_x0000_s1038"/>
        <o:r id="V:Rule4" type="connector" idref="#_x0000_s1040"/>
        <o:r id="V:Rule5" type="connector" idref="#_x0000_s1032"/>
      </o:rules>
    </o:shapelayout>
  </w:shapeDefaults>
  <w:decimalSymbol w:val="."/>
  <w:listSeparator w:val=","/>
  <w14:docId w14:val="795D85CF"/>
  <w15:docId w15:val="{3DCDEF18-A7DB-4132-BA73-B29666D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6D15"/>
    <w:pPr>
      <w:contextualSpacing/>
    </w:pPr>
    <w:rPr>
      <w:rFonts w:cs="Arial"/>
      <w:sz w:val="22"/>
      <w:szCs w:val="22"/>
      <w:lang w:val="en-GB"/>
    </w:rPr>
  </w:style>
  <w:style w:type="paragraph" w:styleId="Heading1">
    <w:name w:val="heading 1"/>
    <w:basedOn w:val="Normal"/>
    <w:next w:val="Normal"/>
    <w:link w:val="Heading1Char"/>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Heading2">
    <w:name w:val="heading 2"/>
    <w:basedOn w:val="Normal"/>
    <w:next w:val="Normal"/>
    <w:link w:val="Heading2Char"/>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Heading3">
    <w:name w:val="heading 3"/>
    <w:basedOn w:val="Normal"/>
    <w:next w:val="Normal"/>
    <w:link w:val="Heading3Char"/>
    <w:autoRedefine/>
    <w:uiPriority w:val="9"/>
    <w:unhideWhenUsed/>
    <w:qFormat/>
    <w:rsid w:val="00B67008"/>
    <w:pPr>
      <w:keepNext/>
      <w:keepLines/>
      <w:spacing w:before="40"/>
      <w:ind w:left="680" w:hanging="680"/>
      <w:outlineLvl w:val="2"/>
    </w:pPr>
    <w:rPr>
      <w:rFonts w:ascii="Calibri Light" w:eastAsiaTheme="majorEastAsia" w:hAnsi="Calibri Light" w:cstheme="minorHAnsi"/>
      <w:b/>
      <w:sz w:val="28"/>
    </w:rPr>
  </w:style>
  <w:style w:type="paragraph" w:styleId="Heading4">
    <w:name w:val="heading 4"/>
    <w:basedOn w:val="Normal"/>
    <w:next w:val="Normal"/>
    <w:link w:val="Heading4Char"/>
    <w:uiPriority w:val="9"/>
    <w:unhideWhenUsed/>
    <w:qFormat/>
    <w:rsid w:val="00045862"/>
    <w:pPr>
      <w:keepNext/>
      <w:keepLines/>
      <w:spacing w:before="40"/>
      <w:outlineLvl w:val="3"/>
    </w:pPr>
    <w:rPr>
      <w:rFonts w:asciiTheme="majorHAnsi" w:eastAsiaTheme="majorEastAsia" w:hAnsiTheme="majorHAnsi" w:cstheme="majorBidi"/>
      <w:i/>
      <w:iCs/>
      <w:color w:val="4D4D4D" w:themeColor="accent6"/>
    </w:rPr>
  </w:style>
  <w:style w:type="paragraph" w:styleId="Heading5">
    <w:name w:val="heading 5"/>
    <w:basedOn w:val="Normal"/>
    <w:next w:val="Normal"/>
    <w:link w:val="Heading5Char"/>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Heading6">
    <w:name w:val="heading 6"/>
    <w:basedOn w:val="Normal"/>
    <w:next w:val="Normal"/>
    <w:link w:val="Heading6Char"/>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1B1"/>
    <w:rPr>
      <w:rFonts w:asciiTheme="majorHAnsi" w:eastAsiaTheme="majorEastAsia" w:hAnsiTheme="majorHAnsi" w:cstheme="majorBidi"/>
      <w:color w:val="4D4D4D" w:themeColor="accent6"/>
      <w:sz w:val="32"/>
      <w:szCs w:val="32"/>
      <w:lang w:val="en-GB"/>
    </w:rPr>
  </w:style>
  <w:style w:type="character" w:customStyle="1" w:styleId="Heading2Char">
    <w:name w:val="Heading 2 Char"/>
    <w:basedOn w:val="DefaultParagraphFont"/>
    <w:link w:val="Heading2"/>
    <w:uiPriority w:val="9"/>
    <w:rsid w:val="000071B1"/>
    <w:rPr>
      <w:rFonts w:asciiTheme="majorHAnsi" w:eastAsiaTheme="majorEastAsia" w:hAnsiTheme="majorHAnsi" w:cstheme="majorBidi"/>
      <w:color w:val="4D4D4D" w:themeColor="accent6"/>
      <w:sz w:val="28"/>
      <w:szCs w:val="26"/>
      <w:lang w:val="en-GB"/>
    </w:rPr>
  </w:style>
  <w:style w:type="character" w:customStyle="1" w:styleId="Heading3Char">
    <w:name w:val="Heading 3 Char"/>
    <w:basedOn w:val="DefaultParagraphFont"/>
    <w:link w:val="Heading3"/>
    <w:uiPriority w:val="9"/>
    <w:rsid w:val="00B67008"/>
    <w:rPr>
      <w:rFonts w:ascii="Calibri Light" w:eastAsiaTheme="majorEastAsia" w:hAnsi="Calibri Light" w:cstheme="minorHAnsi"/>
      <w:b/>
      <w:sz w:val="28"/>
      <w:szCs w:val="22"/>
      <w:lang w:val="en-GB"/>
    </w:rPr>
  </w:style>
  <w:style w:type="character" w:customStyle="1" w:styleId="Heading4Char">
    <w:name w:val="Heading 4 Char"/>
    <w:basedOn w:val="DefaultParagraphFont"/>
    <w:link w:val="Heading4"/>
    <w:uiPriority w:val="9"/>
    <w:rsid w:val="00045862"/>
    <w:rPr>
      <w:rFonts w:asciiTheme="majorHAnsi" w:eastAsiaTheme="majorEastAsia" w:hAnsiTheme="majorHAnsi" w:cstheme="majorBidi"/>
      <w:i/>
      <w:iCs/>
      <w:color w:val="4D4D4D" w:themeColor="accent6"/>
      <w:sz w:val="22"/>
      <w:szCs w:val="22"/>
      <w:lang w:val="en-GB"/>
    </w:rPr>
  </w:style>
  <w:style w:type="character" w:customStyle="1" w:styleId="Heading5Char">
    <w:name w:val="Heading 5 Char"/>
    <w:basedOn w:val="DefaultParagraphFont"/>
    <w:link w:val="Heading5"/>
    <w:uiPriority w:val="9"/>
    <w:rsid w:val="0079586D"/>
    <w:rPr>
      <w:rFonts w:asciiTheme="majorHAnsi" w:eastAsiaTheme="majorEastAsia" w:hAnsiTheme="majorHAnsi" w:cstheme="majorBidi"/>
      <w:color w:val="808080" w:themeColor="accent4"/>
    </w:rPr>
  </w:style>
  <w:style w:type="paragraph" w:styleId="Title">
    <w:name w:val="Title"/>
    <w:basedOn w:val="Normal"/>
    <w:next w:val="Normal"/>
    <w:link w:val="TitleChar"/>
    <w:uiPriority w:val="10"/>
    <w:qFormat/>
    <w:rsid w:val="004F2235"/>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2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235"/>
    <w:pPr>
      <w:numPr>
        <w:ilvl w:val="1"/>
      </w:numPr>
      <w:ind w:left="624"/>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2235"/>
    <w:rPr>
      <w:rFonts w:eastAsiaTheme="minorEastAsia"/>
      <w:color w:val="5A5A5A" w:themeColor="text1" w:themeTint="A5"/>
      <w:spacing w:val="15"/>
    </w:rPr>
  </w:style>
  <w:style w:type="character" w:styleId="Emphasis">
    <w:name w:val="Emphasis"/>
    <w:basedOn w:val="DefaultParagraphFont"/>
    <w:uiPriority w:val="20"/>
    <w:qFormat/>
    <w:rsid w:val="004F2235"/>
    <w:rPr>
      <w:i/>
      <w:iCs/>
    </w:rPr>
  </w:style>
  <w:style w:type="paragraph" w:styleId="NoSpacing">
    <w:name w:val="No Spacing"/>
    <w:link w:val="NoSpacingChar"/>
    <w:uiPriority w:val="1"/>
    <w:qFormat/>
    <w:rsid w:val="004222A5"/>
    <w:rPr>
      <w:sz w:val="22"/>
    </w:rPr>
  </w:style>
  <w:style w:type="paragraph" w:styleId="Quote">
    <w:name w:val="Quote"/>
    <w:basedOn w:val="Normal"/>
    <w:next w:val="Normal"/>
    <w:link w:val="QuoteChar"/>
    <w:uiPriority w:val="29"/>
    <w:qFormat/>
    <w:rsid w:val="00557178"/>
    <w:pPr>
      <w:spacing w:before="200"/>
      <w:ind w:left="864" w:right="864"/>
    </w:pPr>
    <w:rPr>
      <w:i/>
      <w:iCs/>
      <w:color w:val="020245"/>
    </w:rPr>
  </w:style>
  <w:style w:type="character" w:customStyle="1" w:styleId="QuoteChar">
    <w:name w:val="Quote Char"/>
    <w:basedOn w:val="DefaultParagraphFont"/>
    <w:link w:val="Quote"/>
    <w:uiPriority w:val="29"/>
    <w:rsid w:val="00557178"/>
    <w:rPr>
      <w:i/>
      <w:iCs/>
      <w:color w:val="020245"/>
    </w:rPr>
  </w:style>
  <w:style w:type="character" w:styleId="SubtleEmphasis">
    <w:name w:val="Subtle Emphasis"/>
    <w:basedOn w:val="DefaultParagraphFont"/>
    <w:uiPriority w:val="19"/>
    <w:qFormat/>
    <w:rsid w:val="004F2235"/>
    <w:rPr>
      <w:i/>
      <w:iCs/>
      <w:color w:val="404040" w:themeColor="text1" w:themeTint="BF"/>
    </w:rPr>
  </w:style>
  <w:style w:type="paragraph" w:styleId="Header">
    <w:name w:val="header"/>
    <w:basedOn w:val="Normal"/>
    <w:link w:val="HeaderChar"/>
    <w:uiPriority w:val="99"/>
    <w:unhideWhenUsed/>
    <w:rsid w:val="000B4D4C"/>
    <w:pPr>
      <w:tabs>
        <w:tab w:val="center" w:pos="4513"/>
        <w:tab w:val="right" w:pos="9026"/>
      </w:tabs>
    </w:pPr>
  </w:style>
  <w:style w:type="character" w:customStyle="1" w:styleId="HeaderChar">
    <w:name w:val="Header Char"/>
    <w:basedOn w:val="DefaultParagraphFont"/>
    <w:link w:val="Header"/>
    <w:uiPriority w:val="99"/>
    <w:rsid w:val="000B4D4C"/>
  </w:style>
  <w:style w:type="paragraph" w:styleId="Footer">
    <w:name w:val="footer"/>
    <w:basedOn w:val="Normal"/>
    <w:link w:val="FooterChar"/>
    <w:uiPriority w:val="99"/>
    <w:unhideWhenUsed/>
    <w:rsid w:val="000B4D4C"/>
    <w:pPr>
      <w:tabs>
        <w:tab w:val="center" w:pos="4513"/>
        <w:tab w:val="right" w:pos="9026"/>
      </w:tabs>
    </w:pPr>
  </w:style>
  <w:style w:type="character" w:customStyle="1" w:styleId="FooterChar">
    <w:name w:val="Footer Char"/>
    <w:basedOn w:val="DefaultParagraphFont"/>
    <w:link w:val="Footer"/>
    <w:uiPriority w:val="99"/>
    <w:rsid w:val="000B4D4C"/>
  </w:style>
  <w:style w:type="character" w:styleId="PlaceholderText">
    <w:name w:val="Placeholder Text"/>
    <w:basedOn w:val="DefaultParagraphFont"/>
    <w:uiPriority w:val="99"/>
    <w:semiHidden/>
    <w:rsid w:val="000B4D4C"/>
    <w:rPr>
      <w:color w:val="808080"/>
    </w:rPr>
  </w:style>
  <w:style w:type="paragraph" w:styleId="ListParagraph">
    <w:name w:val="List Paragraph"/>
    <w:basedOn w:val="Normal"/>
    <w:uiPriority w:val="34"/>
    <w:qFormat/>
    <w:rsid w:val="00367C01"/>
    <w:pPr>
      <w:ind w:left="720"/>
    </w:pPr>
  </w:style>
  <w:style w:type="paragraph" w:styleId="TOCHeading">
    <w:name w:val="TOC Heading"/>
    <w:basedOn w:val="Heading1"/>
    <w:next w:val="Normal"/>
    <w:uiPriority w:val="39"/>
    <w:unhideWhenUsed/>
    <w:qFormat/>
    <w:rsid w:val="00645760"/>
    <w:pPr>
      <w:spacing w:line="259" w:lineRule="auto"/>
      <w:outlineLvl w:val="9"/>
    </w:pPr>
    <w:rPr>
      <w:color w:val="A5A5A5" w:themeColor="accent1" w:themeShade="BF"/>
    </w:rPr>
  </w:style>
  <w:style w:type="paragraph" w:styleId="TOC1">
    <w:name w:val="toc 1"/>
    <w:basedOn w:val="Normal"/>
    <w:next w:val="Normal"/>
    <w:autoRedefine/>
    <w:uiPriority w:val="39"/>
    <w:unhideWhenUsed/>
    <w:rsid w:val="00645760"/>
    <w:pPr>
      <w:spacing w:after="100"/>
    </w:pPr>
  </w:style>
  <w:style w:type="paragraph" w:styleId="TOC2">
    <w:name w:val="toc 2"/>
    <w:basedOn w:val="Normal"/>
    <w:next w:val="Normal"/>
    <w:autoRedefine/>
    <w:uiPriority w:val="39"/>
    <w:unhideWhenUsed/>
    <w:rsid w:val="00645760"/>
    <w:pPr>
      <w:spacing w:after="100"/>
      <w:ind w:left="200"/>
    </w:pPr>
  </w:style>
  <w:style w:type="paragraph" w:styleId="TOC3">
    <w:name w:val="toc 3"/>
    <w:basedOn w:val="Normal"/>
    <w:next w:val="Normal"/>
    <w:autoRedefine/>
    <w:uiPriority w:val="39"/>
    <w:unhideWhenUsed/>
    <w:rsid w:val="00645760"/>
    <w:pPr>
      <w:spacing w:after="100"/>
      <w:ind w:left="400"/>
    </w:pPr>
  </w:style>
  <w:style w:type="character" w:styleId="Hyperlink">
    <w:name w:val="Hyperlink"/>
    <w:basedOn w:val="DefaultParagraphFont"/>
    <w:uiPriority w:val="99"/>
    <w:unhideWhenUsed/>
    <w:rsid w:val="00645760"/>
    <w:rPr>
      <w:color w:val="5F5F5F" w:themeColor="hyperlink"/>
      <w:u w:val="single"/>
    </w:rPr>
  </w:style>
  <w:style w:type="character" w:customStyle="1" w:styleId="NoSpacingChar">
    <w:name w:val="No Spacing Char"/>
    <w:basedOn w:val="DefaultParagraphFont"/>
    <w:link w:val="NoSpacing"/>
    <w:uiPriority w:val="1"/>
    <w:rsid w:val="004222A5"/>
    <w:rPr>
      <w:sz w:val="22"/>
    </w:rPr>
  </w:style>
  <w:style w:type="paragraph" w:styleId="BalloonText">
    <w:name w:val="Balloon Text"/>
    <w:basedOn w:val="Normal"/>
    <w:link w:val="BalloonTextChar"/>
    <w:uiPriority w:val="99"/>
    <w:semiHidden/>
    <w:unhideWhenUsed/>
    <w:rsid w:val="00603B88"/>
    <w:rPr>
      <w:rFonts w:ascii="Segoe UI" w:hAnsi="Segoe UI"/>
      <w:sz w:val="18"/>
      <w:szCs w:val="18"/>
    </w:rPr>
  </w:style>
  <w:style w:type="character" w:customStyle="1" w:styleId="BalloonTextChar">
    <w:name w:val="Balloon Text Char"/>
    <w:basedOn w:val="DefaultParagraphFont"/>
    <w:link w:val="BalloonText"/>
    <w:uiPriority w:val="99"/>
    <w:semiHidden/>
    <w:rsid w:val="00603B88"/>
    <w:rPr>
      <w:rFonts w:ascii="Segoe UI" w:hAnsi="Segoe UI"/>
      <w:sz w:val="18"/>
      <w:szCs w:val="18"/>
    </w:rPr>
  </w:style>
  <w:style w:type="table" w:styleId="TableGrid">
    <w:name w:val="Table Grid"/>
    <w:basedOn w:val="TableNormal"/>
    <w:uiPriority w:val="39"/>
    <w:rsid w:val="00B639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027DE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D429B9"/>
    <w:rPr>
      <w:color w:val="919191" w:themeColor="followedHyperlink"/>
      <w:u w:val="single"/>
    </w:rPr>
  </w:style>
  <w:style w:type="character" w:customStyle="1" w:styleId="Heading6Char">
    <w:name w:val="Heading 6 Char"/>
    <w:basedOn w:val="DefaultParagraphFont"/>
    <w:link w:val="Heading6"/>
    <w:uiPriority w:val="9"/>
    <w:rsid w:val="0079586D"/>
    <w:rPr>
      <w:rFonts w:asciiTheme="majorHAnsi" w:eastAsiaTheme="majorEastAsia" w:hAnsiTheme="majorHAnsi" w:cstheme="majorBidi"/>
      <w:color w:val="808080" w:themeColor="accent4"/>
    </w:rPr>
  </w:style>
  <w:style w:type="paragraph" w:styleId="IntenseQuote">
    <w:name w:val="Intense Quote"/>
    <w:basedOn w:val="Normal"/>
    <w:next w:val="Normal"/>
    <w:link w:val="IntenseQuoteChar"/>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IntenseQuoteChar">
    <w:name w:val="Intense Quote Char"/>
    <w:basedOn w:val="DefaultParagraphFont"/>
    <w:link w:val="IntenseQuote"/>
    <w:uiPriority w:val="30"/>
    <w:rsid w:val="00557178"/>
    <w:rPr>
      <w:i/>
      <w:iCs/>
      <w:color w:val="020245"/>
    </w:rPr>
  </w:style>
  <w:style w:type="character" w:customStyle="1" w:styleId="UnresolvedMention1">
    <w:name w:val="Unresolved Mention1"/>
    <w:basedOn w:val="DefaultParagraphFon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IntenseEmphasis">
    <w:name w:val="Intense Emphasis"/>
    <w:uiPriority w:val="21"/>
    <w:qFormat/>
    <w:rsid w:val="00A1203E"/>
    <w:rPr>
      <w:b/>
      <w:bCs/>
      <w:caps/>
      <w:color w:val="6E6E6E" w:themeColor="accent1" w:themeShade="7F"/>
      <w:spacing w:val="10"/>
    </w:rPr>
  </w:style>
  <w:style w:type="paragraph" w:styleId="TOC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TOC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TOC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CommentReference">
    <w:name w:val="annotation reference"/>
    <w:basedOn w:val="DefaultParagraphFont"/>
    <w:uiPriority w:val="99"/>
    <w:semiHidden/>
    <w:unhideWhenUsed/>
    <w:rsid w:val="00FB2D73"/>
    <w:rPr>
      <w:sz w:val="16"/>
      <w:szCs w:val="16"/>
    </w:rPr>
  </w:style>
  <w:style w:type="paragraph" w:styleId="CommentText">
    <w:name w:val="annotation text"/>
    <w:basedOn w:val="Normal"/>
    <w:link w:val="CommentTextChar"/>
    <w:uiPriority w:val="99"/>
    <w:semiHidden/>
    <w:unhideWhenUsed/>
    <w:rsid w:val="00FB2D73"/>
    <w:rPr>
      <w:sz w:val="20"/>
    </w:rPr>
  </w:style>
  <w:style w:type="character" w:customStyle="1" w:styleId="CommentTextChar">
    <w:name w:val="Comment Text Char"/>
    <w:basedOn w:val="DefaultParagraphFont"/>
    <w:link w:val="CommentText"/>
    <w:uiPriority w:val="99"/>
    <w:semiHidden/>
    <w:rsid w:val="00FB2D73"/>
    <w:rPr>
      <w:lang w:val="en-GB"/>
    </w:rPr>
  </w:style>
  <w:style w:type="paragraph" w:styleId="CommentSubject">
    <w:name w:val="annotation subject"/>
    <w:basedOn w:val="CommentText"/>
    <w:next w:val="CommentText"/>
    <w:link w:val="CommentSubjectChar"/>
    <w:uiPriority w:val="99"/>
    <w:semiHidden/>
    <w:unhideWhenUsed/>
    <w:rsid w:val="00FB2D73"/>
    <w:rPr>
      <w:b/>
      <w:bCs/>
    </w:rPr>
  </w:style>
  <w:style w:type="character" w:customStyle="1" w:styleId="CommentSubjectChar">
    <w:name w:val="Comment Subject Char"/>
    <w:basedOn w:val="CommentTextChar"/>
    <w:link w:val="CommentSubject"/>
    <w:uiPriority w:val="99"/>
    <w:semiHidden/>
    <w:rsid w:val="00FB2D73"/>
    <w:rPr>
      <w:b/>
      <w:bCs/>
      <w:lang w:val="en-GB"/>
    </w:rPr>
  </w:style>
  <w:style w:type="paragraph" w:styleId="Revision">
    <w:name w:val="Revision"/>
    <w:hidden/>
    <w:uiPriority w:val="99"/>
    <w:semiHidden/>
    <w:rsid w:val="009E2E65"/>
    <w:rPr>
      <w:sz w:val="22"/>
      <w:lang w:val="en-GB"/>
    </w:rPr>
  </w:style>
  <w:style w:type="paragraph" w:styleId="Caption">
    <w:name w:val="caption"/>
    <w:basedOn w:val="Normal"/>
    <w:next w:val="Normal"/>
    <w:uiPriority w:val="35"/>
    <w:unhideWhenUsed/>
    <w:qFormat/>
    <w:rsid w:val="000F6D15"/>
    <w:pPr>
      <w:spacing w:after="200"/>
    </w:pPr>
    <w:rPr>
      <w:i/>
      <w:iCs/>
      <w:color w:val="000000" w:themeColor="text2"/>
      <w:sz w:val="18"/>
      <w:szCs w:val="18"/>
    </w:rPr>
  </w:style>
  <w:style w:type="paragraph" w:styleId="DocumentMap">
    <w:name w:val="Document Map"/>
    <w:basedOn w:val="Normal"/>
    <w:link w:val="DocumentMapChar"/>
    <w:uiPriority w:val="99"/>
    <w:semiHidden/>
    <w:unhideWhenUsed/>
    <w:rsid w:val="00CF6AD1"/>
    <w:rPr>
      <w:rFonts w:ascii="Tahoma" w:hAnsi="Tahoma" w:cs="Tahoma"/>
      <w:sz w:val="16"/>
      <w:szCs w:val="16"/>
    </w:rPr>
  </w:style>
  <w:style w:type="character" w:customStyle="1" w:styleId="DocumentMapChar">
    <w:name w:val="Document Map Char"/>
    <w:basedOn w:val="DefaultParagraphFont"/>
    <w:link w:val="DocumentMap"/>
    <w:uiPriority w:val="99"/>
    <w:semiHidden/>
    <w:rsid w:val="00CF6AD1"/>
    <w:rPr>
      <w:rFonts w:ascii="Tahoma" w:hAnsi="Tahoma" w:cs="Tahoma"/>
      <w:sz w:val="16"/>
      <w:szCs w:val="16"/>
      <w:lang w:val="en-GB"/>
    </w:rPr>
  </w:style>
  <w:style w:type="character" w:styleId="LineNumber">
    <w:name w:val="line number"/>
    <w:basedOn w:val="DefaultParagraphFont"/>
    <w:uiPriority w:val="99"/>
    <w:semiHidden/>
    <w:unhideWhenUsed/>
    <w:rsid w:val="00DF50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1942302730">
      <w:bodyDiv w:val="1"/>
      <w:marLeft w:val="0"/>
      <w:marRight w:val="0"/>
      <w:marTop w:val="0"/>
      <w:marBottom w:val="0"/>
      <w:divBdr>
        <w:top w:val="none" w:sz="0" w:space="0" w:color="auto"/>
        <w:left w:val="none" w:sz="0" w:space="0" w:color="auto"/>
        <w:bottom w:val="none" w:sz="0" w:space="0" w:color="auto"/>
        <w:right w:val="none" w:sz="0" w:space="0" w:color="auto"/>
      </w:divBdr>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2020-01-16T00:00:00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C6869-E343-4F3C-A04F-64F7F1E95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56</Pages>
  <Words>15317</Words>
  <Characters>87308</Characters>
  <Application>Microsoft Office Word</Application>
  <DocSecurity>0</DocSecurity>
  <Lines>727</Lines>
  <Paragraphs>204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102421</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132nd Virtual Wing</dc:creator>
  <cp:keywords>388th vFS Training Manual</cp:keywords>
  <cp:lastModifiedBy>Adam Arkley</cp:lastModifiedBy>
  <cp:revision>9</cp:revision>
  <cp:lastPrinted>2019-09-28T19:33:00Z</cp:lastPrinted>
  <dcterms:created xsi:type="dcterms:W3CDTF">2020-01-16T22:28:00Z</dcterms:created>
  <dcterms:modified xsi:type="dcterms:W3CDTF">2020-02-22T11:48:00Z</dcterms:modified>
  <cp:category>388th Virtual Fighter Squadron</cp:category>
  <cp:contentStatus>testing</cp:contentStatus>
</cp:coreProperties>
</file>